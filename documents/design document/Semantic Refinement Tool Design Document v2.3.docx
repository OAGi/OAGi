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ins w:id="3" w:author="Serm Kulvatunyou" w:date="2016-02-19T17:19:00Z">
        <w:r w:rsidR="00556A9C">
          <w:rPr>
            <w:noProof/>
          </w:rPr>
          <w:t>2/19/2016 5:19 PM</w:t>
        </w:r>
      </w:ins>
      <w:del w:id="4" w:author="Serm Kulvatunyou" w:date="2016-02-19T17:19:00Z">
        <w:r w:rsidR="006E322C" w:rsidDel="00556A9C">
          <w:rPr>
            <w:noProof/>
          </w:rPr>
          <w:delText>2/17/2016 2:32 PM</w:delText>
        </w:r>
      </w:del>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B4055C">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rsidR="0093447A" w:rsidRDefault="00B4055C">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4055C">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rsidR="0093447A" w:rsidRDefault="00B4055C">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4055C">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rsidR="0093447A" w:rsidRDefault="00B4055C">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rsidR="00DE28EF" w:rsidRDefault="00EB50BD" w:rsidP="00EB50BD">
      <w:r>
        <w:fldChar w:fldCharType="end"/>
      </w:r>
    </w:p>
    <w:p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rsidR="00EB50BD" w:rsidRDefault="00FA715D" w:rsidP="00EB50BD">
      <w:pPr>
        <w:pStyle w:val="Heading2"/>
      </w:pPr>
      <w:bookmarkStart w:id="16" w:name="_Toc442108887"/>
      <w:bookmarkStart w:id="17" w:name="OLE_LINK9"/>
      <w:bookmarkStart w:id="18" w:name="OLE_LINK10"/>
      <w:r>
        <w:t>Purpose</w:t>
      </w:r>
      <w:bookmarkEnd w:id="16"/>
    </w:p>
    <w:p w:rsidR="006E7676" w:rsidRDefault="006E7676" w:rsidP="00307C69">
      <w:pPr>
        <w:pStyle w:val="figurecaption"/>
        <w:spacing w:before="240"/>
        <w:jc w:val="left"/>
      </w:pPr>
    </w:p>
    <w:p w:rsidR="001313D8" w:rsidRDefault="00FA715D" w:rsidP="00C65A7B">
      <w:pPr>
        <w:pStyle w:val="Heading2"/>
      </w:pPr>
      <w:bookmarkStart w:id="19" w:name="_Toc442108888"/>
      <w:r>
        <w:t>Scope</w:t>
      </w:r>
      <w:bookmarkEnd w:id="19"/>
    </w:p>
    <w:p w:rsidR="001313D8" w:rsidRPr="001313D8" w:rsidRDefault="001313D8" w:rsidP="00307C69">
      <w:pPr>
        <w:pStyle w:val="BodyText"/>
        <w:ind w:left="0"/>
      </w:pPr>
    </w:p>
    <w:p w:rsidR="00EF46F5" w:rsidRDefault="00FA715D" w:rsidP="00FA715D">
      <w:pPr>
        <w:pStyle w:val="Heading2"/>
      </w:pPr>
      <w:bookmarkStart w:id="20" w:name="_Toc442108889"/>
      <w:r w:rsidRPr="00FA715D">
        <w:t>Definitions, Acronyms and Abbreviations</w:t>
      </w:r>
      <w:bookmarkEnd w:id="20"/>
    </w:p>
    <w:p w:rsidR="00307C69" w:rsidRDefault="00307C69" w:rsidP="00307C69">
      <w:pPr>
        <w:pStyle w:val="BodyText"/>
      </w:pPr>
    </w:p>
    <w:p w:rsidR="00307C69" w:rsidRDefault="00307C69" w:rsidP="00307C69">
      <w:pPr>
        <w:pStyle w:val="Heading2"/>
      </w:pPr>
      <w:bookmarkStart w:id="21" w:name="_Toc442108890"/>
      <w:r>
        <w:t>References</w:t>
      </w:r>
      <w:bookmarkEnd w:id="21"/>
    </w:p>
    <w:p w:rsidR="00307C69" w:rsidRPr="00307C69" w:rsidRDefault="00307C69" w:rsidP="00307C69">
      <w:pPr>
        <w:pStyle w:val="BodyText"/>
      </w:pPr>
    </w:p>
    <w:p w:rsidR="00EB50BD" w:rsidRPr="002238E4" w:rsidRDefault="00EB50BD" w:rsidP="002655AE">
      <w:pPr>
        <w:pStyle w:val="BodyText"/>
        <w:ind w:left="0"/>
        <w:jc w:val="center"/>
      </w:pPr>
    </w:p>
    <w:bookmarkEnd w:id="17"/>
    <w:bookmarkEnd w:id="18"/>
    <w:p w:rsidR="00EB50BD" w:rsidRPr="006B6095" w:rsidRDefault="00EB50BD" w:rsidP="00EB50BD">
      <w:pPr>
        <w:pStyle w:val="BodyText"/>
        <w:ind w:left="-90"/>
      </w:pPr>
    </w:p>
    <w:p w:rsidR="00D941C4" w:rsidRPr="00D941C4" w:rsidRDefault="00D941C4" w:rsidP="00D941C4">
      <w:pPr>
        <w:pStyle w:val="BodyText"/>
        <w:ind w:left="0"/>
        <w:jc w:val="center"/>
      </w:pPr>
      <w:bookmarkStart w:id="22" w:name="_Toc143058783"/>
      <w:bookmarkStart w:id="23" w:name="OLE_LINK7"/>
      <w:bookmarkStart w:id="24"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rsidR="00A667AA" w:rsidRDefault="00203202" w:rsidP="00A667AA">
      <w:pPr>
        <w:pStyle w:val="Heading2"/>
      </w:pPr>
      <w:bookmarkStart w:id="32" w:name="_Toc442108892"/>
      <w:r>
        <w:t>Technical Platform</w:t>
      </w:r>
      <w:bookmarkEnd w:id="32"/>
    </w:p>
    <w:p w:rsidR="00A667AA" w:rsidRDefault="00203202" w:rsidP="00A667AA">
      <w:r>
        <w:t>AAA</w:t>
      </w:r>
    </w:p>
    <w:p w:rsidR="009A76FB" w:rsidRDefault="009A76FB" w:rsidP="00A667AA"/>
    <w:p w:rsidR="00203202" w:rsidRDefault="00203202" w:rsidP="00203202">
      <w:pPr>
        <w:pStyle w:val="Heading2"/>
      </w:pPr>
      <w:bookmarkStart w:id="33" w:name="_Toc442108893"/>
      <w:r>
        <w:t>Security</w:t>
      </w:r>
      <w:bookmarkEnd w:id="33"/>
    </w:p>
    <w:p w:rsidR="00203202" w:rsidRDefault="00203202" w:rsidP="00203202">
      <w:pPr>
        <w:pStyle w:val="Heading2"/>
      </w:pPr>
      <w:bookmarkStart w:id="34" w:name="_Toc442108894"/>
      <w:r>
        <w:t>Persistence</w:t>
      </w:r>
      <w:bookmarkEnd w:id="34"/>
    </w:p>
    <w:p w:rsidR="00203202" w:rsidRDefault="00203202" w:rsidP="00203202">
      <w:pPr>
        <w:pStyle w:val="Heading2"/>
      </w:pPr>
      <w:bookmarkStart w:id="35" w:name="_Toc442108895"/>
      <w:r>
        <w:t>Reliability/Availability</w:t>
      </w:r>
      <w:bookmarkEnd w:id="35"/>
    </w:p>
    <w:p w:rsidR="00203202" w:rsidRDefault="00527961" w:rsidP="00203202">
      <w:pPr>
        <w:pStyle w:val="Heading2"/>
      </w:pPr>
      <w:bookmarkStart w:id="36" w:name="_Toc442108896"/>
      <w:r>
        <w:t>Performance</w:t>
      </w:r>
      <w:bookmarkEnd w:id="36"/>
    </w:p>
    <w:p w:rsidR="00203202" w:rsidRDefault="00527961" w:rsidP="00203202">
      <w:pPr>
        <w:pStyle w:val="Heading2"/>
      </w:pPr>
      <w:bookmarkStart w:id="37" w:name="_Toc442108897"/>
      <w:r>
        <w:t>Internationalization</w:t>
      </w:r>
      <w:bookmarkEnd w:id="37"/>
    </w:p>
    <w:p w:rsidR="00027883" w:rsidRPr="00027883" w:rsidRDefault="00027883" w:rsidP="00027883"/>
    <w:p w:rsidR="001D760A" w:rsidRDefault="004E2608" w:rsidP="001D760A">
      <w:pPr>
        <w:pStyle w:val="Heading1"/>
      </w:pPr>
      <w:bookmarkStart w:id="38" w:name="_Toc442108898"/>
      <w:r>
        <w:lastRenderedPageBreak/>
        <w:t>Use-Case</w:t>
      </w:r>
      <w:r w:rsidR="00345EA8">
        <w:t xml:space="preserve"> View</w:t>
      </w:r>
      <w:bookmarkEnd w:id="38"/>
    </w:p>
    <w:p w:rsidR="001D760A" w:rsidRDefault="00EF6FC8" w:rsidP="001D760A">
      <w:pPr>
        <w:pStyle w:val="Heading2"/>
      </w:pPr>
      <w:bookmarkStart w:id="39" w:name="_Toc442108899"/>
      <w:r>
        <w:t>Import OAGIS 10 Model into the Database</w:t>
      </w:r>
      <w:bookmarkEnd w:id="39"/>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6C6EF3" w:rsidP="0014329D">
      <w:pPr>
        <w:pStyle w:val="Heading3"/>
      </w:pPr>
      <w:bookmarkStart w:id="40" w:name="_Toc442108900"/>
      <w:r>
        <w:t>Import OAGIS</w:t>
      </w:r>
      <w:r w:rsidR="0014329D">
        <w:t xml:space="preserve"> Model into the Database</w:t>
      </w:r>
      <w:bookmarkEnd w:id="40"/>
    </w:p>
    <w:p w:rsidR="006C6EF3" w:rsidRPr="006C6EF3" w:rsidRDefault="006C6EF3" w:rsidP="006C6EF3">
      <w:r>
        <w:t>The logic described in this section applies to OAGIS 10.1. It is anticipated that the logic will apply to any OAGIS 10.x.</w:t>
      </w:r>
    </w:p>
    <w:p w:rsidR="00586621" w:rsidRDefault="00586621" w:rsidP="00985C7A">
      <w:pPr>
        <w:pStyle w:val="Heading4"/>
      </w:pPr>
      <w:bookmarkStart w:id="41" w:name="_Toc442108901"/>
      <w:r>
        <w:t>Fix to OAGIS 10.1</w:t>
      </w:r>
      <w:bookmarkEnd w:id="41"/>
    </w:p>
    <w:p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rsidR="0014600A" w:rsidRDefault="0014600A" w:rsidP="00985C7A">
      <w:pPr>
        <w:pStyle w:val="Heading4"/>
      </w:pPr>
      <w:bookmarkStart w:id="42" w:name="_Toc442108902"/>
      <w:bookmarkStart w:id="43" w:name="_Ref442711306"/>
      <w:r>
        <w:t>Create an OAGIS user</w:t>
      </w:r>
      <w:bookmarkEnd w:id="42"/>
      <w:bookmarkEnd w:id="43"/>
    </w:p>
    <w:p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w:t>
      </w:r>
      <w:r>
        <w:t>l</w:t>
      </w:r>
      <w:r>
        <w:t>lows.</w:t>
      </w:r>
    </w:p>
    <w:p w:rsidR="0014600A" w:rsidRDefault="006C6EF3" w:rsidP="0014600A">
      <w:r>
        <w:rPr>
          <w:rStyle w:val="CodeChar"/>
        </w:rPr>
        <w:t>app_user_id</w:t>
      </w:r>
      <w:r w:rsidR="0014600A">
        <w:t xml:space="preserve"> = Auto-generate database key.</w:t>
      </w:r>
    </w:p>
    <w:p w:rsidR="0014600A" w:rsidRDefault="006C6EF3" w:rsidP="0014600A">
      <w:r>
        <w:rPr>
          <w:rStyle w:val="CodeChar"/>
        </w:rPr>
        <w:t xml:space="preserve">login_id </w:t>
      </w:r>
      <w:r w:rsidR="0014600A">
        <w:t xml:space="preserve"> = </w:t>
      </w:r>
      <w:r w:rsidR="0014600A" w:rsidRPr="006C6EF3">
        <w:rPr>
          <w:rStyle w:val="CodeChar"/>
        </w:rPr>
        <w:t>“oagis”</w:t>
      </w:r>
    </w:p>
    <w:p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rsidR="006C6EF3" w:rsidRPr="0014600A" w:rsidRDefault="006C6EF3" w:rsidP="0014600A">
      <w:r w:rsidRPr="006C6EF3">
        <w:rPr>
          <w:rStyle w:val="CodeChar"/>
        </w:rPr>
        <w:t>oagis_developer_indicator</w:t>
      </w:r>
      <w:r>
        <w:t xml:space="preserve"> = </w:t>
      </w:r>
      <w:r w:rsidRPr="006C6EF3">
        <w:rPr>
          <w:rStyle w:val="CodeChar"/>
        </w:rPr>
        <w:t>true</w:t>
      </w:r>
    </w:p>
    <w:p w:rsidR="006C6EF3" w:rsidRDefault="006C6EF3" w:rsidP="00985C7A">
      <w:pPr>
        <w:pStyle w:val="Heading4"/>
      </w:pPr>
      <w:bookmarkStart w:id="44" w:name="_Ref442714265"/>
      <w:bookmarkStart w:id="45" w:name="_Toc442108903"/>
      <w:r>
        <w:t>Populate the namespace table</w:t>
      </w:r>
      <w:bookmarkEnd w:id="44"/>
    </w:p>
    <w:p w:rsidR="006C6EF3" w:rsidRDefault="006C6EF3" w:rsidP="006C6EF3">
      <w:r>
        <w:t xml:space="preserve">Create a record in the </w:t>
      </w:r>
      <w:r w:rsidRPr="0075380B">
        <w:rPr>
          <w:rStyle w:val="CodeChar"/>
        </w:rPr>
        <w:t>namespace</w:t>
      </w:r>
      <w:r>
        <w:t xml:space="preserve"> table as follows.</w:t>
      </w:r>
    </w:p>
    <w:p w:rsidR="0075380B" w:rsidRDefault="0075380B" w:rsidP="006C6EF3">
      <w:r w:rsidRPr="0075380B">
        <w:rPr>
          <w:rStyle w:val="CodeChar"/>
        </w:rPr>
        <w:t>namespace_id</w:t>
      </w:r>
      <w:r>
        <w:t xml:space="preserve"> = Auto-generate database key.</w:t>
      </w:r>
    </w:p>
    <w:p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rsidR="0075380B" w:rsidRDefault="0075380B" w:rsidP="006C6EF3">
      <w:r w:rsidRPr="0075380B">
        <w:rPr>
          <w:rStyle w:val="CodeChar"/>
        </w:rPr>
        <w:t>prefix</w:t>
      </w:r>
      <w:r>
        <w:t xml:space="preserve"> = </w:t>
      </w:r>
      <w:r w:rsidR="00170303" w:rsidRPr="00170303">
        <w:t>Empty string</w:t>
      </w:r>
    </w:p>
    <w:p w:rsidR="0075380B" w:rsidRDefault="0075380B" w:rsidP="006C6EF3">
      <w:r w:rsidRPr="0075380B">
        <w:rPr>
          <w:rStyle w:val="CodeChar"/>
        </w:rPr>
        <w:t>description</w:t>
      </w:r>
      <w:r>
        <w:t xml:space="preserve"> = </w:t>
      </w:r>
      <w:r w:rsidR="00170303">
        <w:t>OAGIS release 10 namespace</w:t>
      </w:r>
    </w:p>
    <w:p w:rsidR="0075380B" w:rsidRDefault="0075380B" w:rsidP="006C6EF3">
      <w:r w:rsidRPr="0075380B">
        <w:rPr>
          <w:rStyle w:val="CodeChar"/>
        </w:rPr>
        <w:t>is_std_nmsp</w:t>
      </w:r>
      <w:r>
        <w:t xml:space="preserve"> = </w:t>
      </w:r>
      <w:r w:rsidR="00170303" w:rsidRPr="00170303">
        <w:rPr>
          <w:rStyle w:val="CodeChar"/>
        </w:rPr>
        <w:t>True</w:t>
      </w:r>
    </w:p>
    <w:p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rsidR="00170303" w:rsidRDefault="00170303" w:rsidP="00985C7A">
      <w:pPr>
        <w:pStyle w:val="Heading4"/>
      </w:pPr>
      <w:r>
        <w:t>Populate the release table</w:t>
      </w:r>
    </w:p>
    <w:p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rsidR="00A55B32" w:rsidRDefault="00A55B32" w:rsidP="00170303">
      <w:r w:rsidRPr="00723894">
        <w:rPr>
          <w:rStyle w:val="CodeChar"/>
        </w:rPr>
        <w:lastRenderedPageBreak/>
        <w:t>release_id</w:t>
      </w:r>
      <w:r>
        <w:t xml:space="preserve"> = </w:t>
      </w:r>
      <w:r w:rsidR="00723894">
        <w:t>Auto-generate database key.</w:t>
      </w:r>
    </w:p>
    <w:p w:rsidR="00A55B32" w:rsidRDefault="00A55B32" w:rsidP="00170303">
      <w:r w:rsidRPr="00723894">
        <w:rPr>
          <w:rStyle w:val="CodeChar"/>
        </w:rPr>
        <w:t>release_num</w:t>
      </w:r>
      <w:r>
        <w:t xml:space="preserve"> = </w:t>
      </w:r>
      <w:r w:rsidR="00723894" w:rsidRPr="00723894">
        <w:rPr>
          <w:rStyle w:val="CodeChar"/>
        </w:rPr>
        <w:t>“10.1”</w:t>
      </w:r>
    </w:p>
    <w:p w:rsidR="00A55B32" w:rsidRDefault="00A55B32" w:rsidP="00170303">
      <w:r w:rsidRPr="00723894">
        <w:rPr>
          <w:rStyle w:val="CodeChar"/>
        </w:rPr>
        <w:t>release_note</w:t>
      </w:r>
      <w:r>
        <w:t xml:space="preserve"> = </w:t>
      </w:r>
      <w:r w:rsidR="00723894">
        <w:t>Copy the text from ReadMe.txt file.</w:t>
      </w:r>
    </w:p>
    <w:p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rsidR="00985C7A" w:rsidRDefault="00985C7A" w:rsidP="00985C7A">
      <w:pPr>
        <w:pStyle w:val="Heading4"/>
      </w:pPr>
      <w:r>
        <w:t>Populate CDT data</w:t>
      </w:r>
      <w:bookmarkEnd w:id="45"/>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6" w:name="_Toc442108904"/>
      <w:r>
        <w:rPr>
          <w:rFonts w:eastAsiaTheme="minorEastAsia"/>
        </w:rPr>
        <w:t xml:space="preserve">Populate the </w:t>
      </w:r>
      <w:proofErr w:type="spellStart"/>
      <w:r w:rsidR="00723894">
        <w:rPr>
          <w:rFonts w:eastAsiaTheme="minorEastAsia"/>
        </w:rPr>
        <w:t>xbt</w:t>
      </w:r>
      <w:proofErr w:type="spellEnd"/>
      <w:r>
        <w:rPr>
          <w:rFonts w:eastAsiaTheme="minorEastAsia"/>
        </w:rPr>
        <w:t xml:space="preserve"> table</w:t>
      </w:r>
      <w:bookmarkEnd w:id="46"/>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723894" w:rsidRDefault="00723894" w:rsidP="00627F7B">
      <w:pPr>
        <w:rPr>
          <w:rFonts w:eastAsiaTheme="minorEastAsia"/>
        </w:rPr>
      </w:pPr>
    </w:p>
    <w:p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proofErr w:type="spellStart"/>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proofErr w:type="spellEnd"/>
      <w:r w:rsidRPr="003172B3">
        <w:rPr>
          <w:rStyle w:val="IntenseEmphasis"/>
          <w:b/>
          <w:bCs w:val="0"/>
          <w:i/>
          <w:iCs w:val="0"/>
          <w:color w:val="548DD4" w:themeColor="text2" w:themeTint="99"/>
        </w:rPr>
        <w:t xml:space="preserve"> table</w:t>
      </w:r>
      <w:bookmarkEnd w:id="47"/>
    </w:p>
    <w:p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proofErr w:type="spellStart"/>
      <w:r w:rsidR="00736ABC">
        <w:rPr>
          <w:rStyle w:val="IntenseEmphasis"/>
          <w:b/>
          <w:bCs w:val="0"/>
          <w:i/>
          <w:iCs w:val="0"/>
          <w:color w:val="548DD4" w:themeColor="text2" w:themeTint="99"/>
        </w:rPr>
        <w:t>dt</w:t>
      </w:r>
      <w:proofErr w:type="spellEnd"/>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rsidR="00774A05" w:rsidRDefault="00774A05" w:rsidP="00774A05"/>
    <w:p w:rsidR="00774A05" w:rsidRDefault="00736ABC" w:rsidP="00774A05">
      <w:r>
        <w:rPr>
          <w:rStyle w:val="CodeChar"/>
        </w:rPr>
        <w:t>dt_id</w:t>
      </w:r>
      <w:r w:rsidR="00774A05">
        <w:t xml:space="preserve"> = Auto-generate database key.</w:t>
      </w:r>
    </w:p>
    <w:p w:rsidR="00774A05" w:rsidRDefault="00736ABC" w:rsidP="00774A05">
      <w:r>
        <w:rPr>
          <w:rStyle w:val="CodeChar"/>
        </w:rPr>
        <w:t>guid</w:t>
      </w:r>
      <w:r w:rsidR="00774A05">
        <w:t xml:space="preserve"> is generated one time and then fixed.</w:t>
      </w:r>
    </w:p>
    <w:p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rsidR="00774A05" w:rsidRDefault="00736ABC" w:rsidP="00774A05">
      <w:r>
        <w:rPr>
          <w:rStyle w:val="CodeChar"/>
        </w:rPr>
        <w:t>previous_version_dt_id</w:t>
      </w:r>
      <w:r w:rsidR="00774A05">
        <w:t xml:space="preserve"> = Leave blank.</w:t>
      </w:r>
    </w:p>
    <w:p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rsidR="00774A05" w:rsidRDefault="00736ABC" w:rsidP="00774A05">
      <w:r>
        <w:rPr>
          <w:rStyle w:val="CodeChar"/>
        </w:rPr>
        <w:t>qualifier</w:t>
      </w:r>
      <w:r w:rsidR="00774A05">
        <w:t xml:space="preserve"> = Blank.</w:t>
      </w:r>
    </w:p>
    <w:p w:rsidR="00774A05" w:rsidRDefault="00736ABC" w:rsidP="00774A05">
      <w:r>
        <w:rPr>
          <w:rStyle w:val="CodeChar"/>
        </w:rPr>
        <w:t>based_dt_id</w:t>
      </w:r>
      <w:r w:rsidR="00774A05">
        <w:t xml:space="preserve"> = Blank.</w:t>
      </w:r>
    </w:p>
    <w:p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rsidR="0086536F" w:rsidRDefault="00127238" w:rsidP="00774A05">
      <w:r>
        <w:rPr>
          <w:rStyle w:val="CodeChar"/>
        </w:rPr>
        <w:t>content_component_definition</w:t>
      </w:r>
      <w:r w:rsidR="0086536F">
        <w:t xml:space="preserve"> = Take the value from the CCTS DTC3 in the Definition column of the table in section 4.X.7.</w:t>
      </w:r>
    </w:p>
    <w:p w:rsidR="00774A05" w:rsidRDefault="00127238" w:rsidP="00774A05">
      <w:r>
        <w:rPr>
          <w:rStyle w:val="CodeChar"/>
        </w:rPr>
        <w:t>revision_doc</w:t>
      </w:r>
      <w:r w:rsidR="00774A05">
        <w:t xml:space="preserve"> = Blank.</w:t>
      </w:r>
    </w:p>
    <w:p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rsidR="00774A05" w:rsidRDefault="00127238" w:rsidP="00774A05">
      <w:r>
        <w:rPr>
          <w:rStyle w:val="CodeChar"/>
        </w:rPr>
        <w:t>creation_timestamp</w:t>
      </w:r>
      <w:r w:rsidR="00774A05">
        <w:t xml:space="preserve"> = </w:t>
      </w:r>
      <w:r w:rsidR="00774A05" w:rsidRPr="00112B28">
        <w:t>Current time</w:t>
      </w:r>
      <w:r w:rsidR="00774A05">
        <w:t>.</w:t>
      </w:r>
    </w:p>
    <w:p w:rsidR="00774A05" w:rsidRDefault="00127238" w:rsidP="00774A05">
      <w:r>
        <w:rPr>
          <w:rStyle w:val="CodeChar"/>
        </w:rPr>
        <w:t>last_update_timestamp</w:t>
      </w:r>
      <w:r w:rsidR="00774A05">
        <w:t xml:space="preserve"> = Same as </w:t>
      </w:r>
      <w:r>
        <w:rPr>
          <w:rStyle w:val="CodeChar"/>
        </w:rPr>
        <w:t>creation_timestamp</w:t>
      </w:r>
      <w:r w:rsidR="00774A05">
        <w:t>.</w:t>
      </w:r>
    </w:p>
    <w:p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rsidR="00B66EC6" w:rsidRDefault="00B66EC6" w:rsidP="00774A05">
      <w:r w:rsidRPr="00EB13B1">
        <w:rPr>
          <w:rStyle w:val="CodeChar"/>
        </w:rPr>
        <w:t>revision_action</w:t>
      </w:r>
      <w:r>
        <w:t xml:space="preserve"> = </w:t>
      </w:r>
      <w:r w:rsidR="00EB13B1" w:rsidRPr="00EB13B1">
        <w:rPr>
          <w:rStyle w:val="CodeChar"/>
        </w:rPr>
        <w:t>null</w:t>
      </w:r>
      <w:r w:rsidR="00EB13B1">
        <w:t>.</w:t>
      </w:r>
    </w:p>
    <w:p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rsidR="00B66EC6" w:rsidRDefault="00B66EC6" w:rsidP="00774A05">
      <w:r w:rsidRPr="00EB13B1">
        <w:rPr>
          <w:rStyle w:val="CodeChar"/>
        </w:rPr>
        <w:t>is_deprecated</w:t>
      </w:r>
      <w:r>
        <w:t xml:space="preserve"> = </w:t>
      </w:r>
      <w:r w:rsidR="00F323CD" w:rsidRPr="00F323CD">
        <w:rPr>
          <w:rStyle w:val="CodeChar"/>
        </w:rPr>
        <w:t>false</w:t>
      </w:r>
      <w:r w:rsidR="00F323CD">
        <w:t>.</w:t>
      </w:r>
    </w:p>
    <w:p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proofErr w:type="spellStart"/>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w:t>
      </w:r>
      <w:proofErr w:type="spellEnd"/>
      <w:r w:rsidRPr="003172B3">
        <w:rPr>
          <w:rStyle w:val="IntenseEmphasis"/>
          <w:b/>
          <w:bCs w:val="0"/>
          <w:i/>
          <w:iCs w:val="0"/>
          <w:color w:val="548DD4" w:themeColor="text2" w:themeTint="99"/>
        </w:rPr>
        <w:t xml:space="preserve"> table</w:t>
      </w:r>
      <w:bookmarkEnd w:id="50"/>
    </w:p>
    <w:p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w:t>
      </w:r>
      <w:r>
        <w:t>m</w:t>
      </w:r>
      <w:r>
        <w:t>itives, so there will be multiple records per CDT.</w:t>
      </w:r>
    </w:p>
    <w:p w:rsidR="00764834" w:rsidRDefault="00764834" w:rsidP="00764834"/>
    <w:p w:rsidR="00764834" w:rsidRDefault="00601F9E" w:rsidP="00764834">
      <w:r>
        <w:rPr>
          <w:rStyle w:val="CodeChar"/>
        </w:rPr>
        <w:t>cdt_awd_pri_id</w:t>
      </w:r>
      <w:r w:rsidR="00764834">
        <w:t xml:space="preserve"> = Auto-generate database key.</w:t>
      </w:r>
    </w:p>
    <w:p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rsidR="00DA19F4" w:rsidRDefault="00DA19F4" w:rsidP="00764834">
      <w:r w:rsidRPr="00DA19F4">
        <w:rPr>
          <w:rStyle w:val="CodeChar"/>
        </w:rPr>
        <w:t>is_default</w:t>
      </w:r>
      <w:r>
        <w:t xml:space="preserve"> = </w:t>
      </w:r>
      <w:r w:rsidR="005C46FF">
        <w:t>Indicating a default primitive for the CDT’s Content Component. True for a default primitive, False ot</w:t>
      </w:r>
      <w:r w:rsidR="005C46FF">
        <w:t>h</w:t>
      </w:r>
      <w:r w:rsidR="005C46FF">
        <w:t>erwise.</w:t>
      </w:r>
    </w:p>
    <w:p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proofErr w:type="spellStart"/>
      <w:r w:rsidR="005C46FF">
        <w:rPr>
          <w:rStyle w:val="IntenseEmphasis"/>
          <w:b/>
          <w:bCs w:val="0"/>
          <w:i/>
          <w:iCs w:val="0"/>
          <w:color w:val="548DD4" w:themeColor="text2" w:themeTint="99"/>
        </w:rPr>
        <w:t>cdt_awd_pri_xps_type_map</w:t>
      </w:r>
      <w:bookmarkEnd w:id="51"/>
      <w:bookmarkEnd w:id="52"/>
      <w:proofErr w:type="spellEnd"/>
    </w:p>
    <w:p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rsidR="00B52C70" w:rsidRDefault="00B52C70" w:rsidP="00764834">
      <w:pPr>
        <w:rPr>
          <w:highlight w:val="yellow"/>
        </w:rPr>
      </w:pPr>
    </w:p>
    <w:p w:rsidR="00764834" w:rsidRDefault="00A24AD6" w:rsidP="00764834">
      <w:r>
        <w:rPr>
          <w:rStyle w:val="CodeChar"/>
        </w:rPr>
        <w:t>cdt_awd_pri_xps_type_map_id</w:t>
      </w:r>
      <w:r w:rsidR="00EF6BE9">
        <w:t xml:space="preserve"> = Auto-generate database key.</w:t>
      </w:r>
    </w:p>
    <w:p w:rsidR="003C2821" w:rsidRDefault="00601F9E" w:rsidP="00764834">
      <w:r>
        <w:rPr>
          <w:rStyle w:val="CodeChar"/>
        </w:rPr>
        <w:t>cdt_awd_pri_id</w:t>
      </w:r>
      <w:r w:rsidR="00EF6BE9">
        <w:t xml:space="preserve"> = Foreign key to </w:t>
      </w:r>
      <w:proofErr w:type="spellStart"/>
      <w:r w:rsidR="002B066A">
        <w:rPr>
          <w:rStyle w:val="CodeChar"/>
        </w:rPr>
        <w:t>cdt_awd_pri</w:t>
      </w:r>
      <w:r w:rsidR="00EF6BE9">
        <w:rPr>
          <w:rStyle w:val="IntenseEmphasis"/>
          <w:b w:val="0"/>
          <w:bCs w:val="0"/>
          <w:i w:val="0"/>
          <w:iCs w:val="0"/>
          <w:color w:val="auto"/>
        </w:rPr>
        <w:t>.</w:t>
      </w:r>
      <w:r>
        <w:rPr>
          <w:rStyle w:val="CodeChar"/>
        </w:rPr>
        <w:t>cdt_awd_pri_id</w:t>
      </w:r>
      <w:proofErr w:type="spellEnd"/>
      <w:r w:rsidR="00EF6BE9">
        <w:rPr>
          <w:rStyle w:val="CodeChar"/>
        </w:rPr>
        <w:t>.</w:t>
      </w:r>
      <w:r w:rsidR="00EF6BE9">
        <w:rPr>
          <w:rStyle w:val="IntenseEmphasis"/>
          <w:b w:val="0"/>
          <w:bCs w:val="0"/>
          <w:i w:val="0"/>
          <w:iCs w:val="0"/>
          <w:color w:val="auto"/>
        </w:rPr>
        <w:t xml:space="preserve"> </w:t>
      </w:r>
    </w:p>
    <w:p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53"/>
            <w:r>
              <w:t>Double</w:t>
            </w:r>
            <w:commentRangeEnd w:id="53"/>
            <w:r w:rsidR="003A66D8">
              <w:rPr>
                <w:rStyle w:val="CommentReference"/>
              </w:rPr>
              <w:commentReference w:id="53"/>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54"/>
            <w:proofErr w:type="spellStart"/>
            <w:r>
              <w:t>xsd:token</w:t>
            </w:r>
            <w:commentRangeEnd w:id="54"/>
            <w:proofErr w:type="spellEnd"/>
            <w:r w:rsidR="003C63C1">
              <w:rPr>
                <w:rStyle w:val="CommentReference"/>
              </w:rPr>
              <w:commentReference w:id="54"/>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138"/>
      </w:tblGrid>
      <w:tr w:rsidR="00387EF3" w:rsidRPr="00C365E9" w:rsidTr="00387EF3">
        <w:trPr>
          <w:trHeight w:val="300"/>
        </w:trPr>
        <w:tc>
          <w:tcPr>
            <w:tcW w:w="3516" w:type="dxa"/>
            <w:gridSpan w:val="2"/>
            <w:shd w:val="clear" w:color="auto" w:fill="auto"/>
            <w:noWrap/>
            <w:vAlign w:val="bottom"/>
            <w:hideMark/>
          </w:tcPr>
          <w:p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rsidR="00387EF3" w:rsidRPr="00C365E9" w:rsidRDefault="00387EF3" w:rsidP="00C822AB">
            <w:pPr>
              <w:rPr>
                <w:lang w:bidi="th-TH"/>
              </w:rPr>
            </w:pPr>
            <w:r w:rsidRPr="00C365E9">
              <w:rPr>
                <w:lang w:bidi="th-TH"/>
              </w:rPr>
              <w:t>XSD</w:t>
            </w:r>
            <w:r w:rsidR="00C822AB">
              <w:rPr>
                <w:lang w:bidi="th-TH"/>
              </w:rPr>
              <w:t xml:space="preserve"> </w:t>
            </w:r>
            <w:proofErr w:type="spellStart"/>
            <w:r w:rsidRPr="00C365E9">
              <w:rPr>
                <w:lang w:bidi="th-TH"/>
              </w:rPr>
              <w:t>BuiltIn</w:t>
            </w:r>
            <w:proofErr w:type="spellEnd"/>
            <w:r w:rsidR="00C822AB">
              <w:rPr>
                <w:lang w:bidi="th-TH"/>
              </w:rPr>
              <w:t xml:space="preserve"> </w:t>
            </w:r>
            <w:r w:rsidRPr="00C365E9">
              <w:rPr>
                <w:lang w:bidi="th-TH"/>
              </w:rPr>
              <w:t>Type</w:t>
            </w:r>
          </w:p>
        </w:tc>
      </w:tr>
      <w:tr w:rsidR="00387EF3" w:rsidRPr="00C365E9" w:rsidTr="00387EF3">
        <w:trPr>
          <w:trHeight w:val="300"/>
        </w:trPr>
        <w:tc>
          <w:tcPr>
            <w:tcW w:w="1722" w:type="dxa"/>
            <w:shd w:val="clear" w:color="auto" w:fill="auto"/>
            <w:noWrap/>
            <w:vAlign w:val="bottom"/>
            <w:hideMark/>
          </w:tcPr>
          <w:p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9B3ECC" w:rsidRPr="00C365E9" w:rsidTr="00747606">
        <w:trPr>
          <w:trHeight w:val="300"/>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xsd:float</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rsidRPr="00C365E9">
              <w:rPr>
                <w:color w:val="000000"/>
                <w:lang w:bidi="th-TH"/>
              </w:rPr>
              <w:t>xsd:integer</w:t>
            </w:r>
            <w:proofErr w:type="spellEnd"/>
          </w:p>
        </w:tc>
      </w:tr>
      <w:tr w:rsidR="009B3ECC" w:rsidRPr="00C365E9" w:rsidTr="00747606">
        <w:trPr>
          <w:trHeight w:val="315"/>
        </w:trPr>
        <w:tc>
          <w:tcPr>
            <w:tcW w:w="1722"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rsidR="009B3ECC" w:rsidRPr="00C365E9" w:rsidRDefault="009B3ECC" w:rsidP="00747606">
            <w:pPr>
              <w:rPr>
                <w:color w:val="000000"/>
                <w:lang w:bidi="th-TH"/>
              </w:rPr>
            </w:pPr>
            <w:proofErr w:type="spellStart"/>
            <w:r>
              <w:t>xsd:nonNegativeInteger</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9B3ECC" w:rsidP="00C365E9">
            <w:pPr>
              <w:rPr>
                <w:color w:val="000000"/>
                <w:lang w:bidi="th-TH"/>
              </w:rPr>
            </w:pPr>
            <w:proofErr w:type="spellStart"/>
            <w:r>
              <w:t>xsd:positiveInteger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5"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proofErr w:type="spellStart"/>
      <w:r w:rsidR="00530652">
        <w:rPr>
          <w:rStyle w:val="IntenseEmphasis"/>
          <w:b/>
          <w:bCs w:val="0"/>
          <w:i/>
          <w:iCs w:val="0"/>
          <w:color w:val="548DD4" w:themeColor="text2" w:themeTint="99"/>
        </w:rPr>
        <w:t>dt_sc</w:t>
      </w:r>
      <w:proofErr w:type="spellEnd"/>
      <w:r w:rsidRPr="003172B3">
        <w:rPr>
          <w:rStyle w:val="IntenseEmphasis"/>
          <w:b/>
          <w:bCs w:val="0"/>
          <w:i/>
          <w:iCs w:val="0"/>
          <w:color w:val="548DD4" w:themeColor="text2" w:themeTint="99"/>
        </w:rPr>
        <w:t xml:space="preserve"> table</w:t>
      </w:r>
      <w:bookmarkEnd w:id="55"/>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530652" w:rsidP="00985C7A">
      <w:r>
        <w:rPr>
          <w:rStyle w:val="CodeChar"/>
        </w:rPr>
        <w:t>dt_sc_id</w:t>
      </w:r>
      <w:r w:rsidR="009A4916">
        <w:t xml:space="preserve"> = Auto-generate database key.</w:t>
      </w:r>
    </w:p>
    <w:p w:rsidR="000228BA" w:rsidRDefault="00CF7449" w:rsidP="00985C7A">
      <w:r>
        <w:rPr>
          <w:rStyle w:val="CodeChar"/>
        </w:rPr>
        <w:t>guid</w:t>
      </w:r>
      <w:r w:rsidR="000228BA">
        <w:t xml:space="preserve"> = Generate a GUID.</w:t>
      </w:r>
    </w:p>
    <w:p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6" w:name="_Toc442108910"/>
      <w:r>
        <w:t xml:space="preserve">Populate the </w:t>
      </w:r>
      <w:proofErr w:type="spellStart"/>
      <w:r w:rsidR="00CF7449">
        <w:t>cdt_sc_awd_pri</w:t>
      </w:r>
      <w:proofErr w:type="spellEnd"/>
      <w:r>
        <w:t xml:space="preserve"> table</w:t>
      </w:r>
      <w:bookmarkEnd w:id="56"/>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CF7449" w:rsidP="00730231">
      <w:r>
        <w:rPr>
          <w:rStyle w:val="CodeChar"/>
        </w:rPr>
        <w:t>cdt_sc_awd_pri_id</w:t>
      </w:r>
      <w:r w:rsidR="0005411D">
        <w:t xml:space="preserve"> = Auto-generate database key.</w:t>
      </w:r>
    </w:p>
    <w:p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w:t>
      </w:r>
      <w:r w:rsidR="0005411D">
        <w:t>l</w:t>
      </w:r>
      <w:r w:rsidR="0005411D">
        <w:t>umn</w:t>
      </w:r>
      <w:r w:rsidR="0005411D" w:rsidRPr="0005411D">
        <w:t xml:space="preserve"> </w:t>
      </w:r>
      <w:r w:rsidR="0005411D">
        <w:t>of the table in sections 4.X.8 of CCTS DTC3.</w:t>
      </w:r>
    </w:p>
    <w:p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BF2D0E">
      <w:pPr>
        <w:pStyle w:val="Heading5"/>
      </w:pPr>
      <w:bookmarkStart w:id="57" w:name="_Ref390964089"/>
      <w:bookmarkStart w:id="58" w:name="_Toc442108911"/>
      <w:r>
        <w:t xml:space="preserve">Populate the </w:t>
      </w:r>
      <w:proofErr w:type="spellStart"/>
      <w:r w:rsidR="00BF2D0E" w:rsidRPr="00BF2D0E">
        <w:t>cdt_sc_awd_pri_xps_type_map</w:t>
      </w:r>
      <w:proofErr w:type="spellEnd"/>
      <w:r>
        <w:t xml:space="preserve"> table</w:t>
      </w:r>
      <w:bookmarkEnd w:id="57"/>
      <w:bookmarkEnd w:id="58"/>
    </w:p>
    <w:p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BF2D0E" w:rsidP="00C4501A">
      <w:r>
        <w:rPr>
          <w:rStyle w:val="CodeChar"/>
        </w:rPr>
        <w:t>cdt_sc_awd_pri_xps_type_map_id</w:t>
      </w:r>
      <w:r w:rsidR="00C4501A">
        <w:t xml:space="preserve"> = Auto-generate database key.</w:t>
      </w:r>
    </w:p>
    <w:p w:rsidR="00C4501A" w:rsidRDefault="00CF7449" w:rsidP="00C4501A">
      <w:r>
        <w:rPr>
          <w:rStyle w:val="CodeChar"/>
        </w:rPr>
        <w:t>cdt_sc_awd_pri</w:t>
      </w:r>
      <w:r w:rsidR="00C4501A">
        <w:t xml:space="preserve"> = Foreign key to </w:t>
      </w:r>
      <w:proofErr w:type="spellStart"/>
      <w:r>
        <w:rPr>
          <w:rStyle w:val="CodeChar"/>
        </w:rPr>
        <w:t>cdt_sc_awd_pri</w:t>
      </w:r>
      <w:r w:rsidR="00C4501A">
        <w:rPr>
          <w:rStyle w:val="IntenseEmphasis"/>
          <w:b w:val="0"/>
          <w:bCs w:val="0"/>
          <w:i w:val="0"/>
          <w:iCs w:val="0"/>
          <w:color w:val="auto"/>
        </w:rPr>
        <w:t>.</w:t>
      </w:r>
      <w:r>
        <w:rPr>
          <w:rStyle w:val="CodeChar"/>
        </w:rPr>
        <w:t>cdt_sc_awd_pri_id</w:t>
      </w:r>
      <w:proofErr w:type="spellEnd"/>
      <w:r w:rsidR="00C4501A">
        <w:rPr>
          <w:rStyle w:val="CodeChar"/>
        </w:rPr>
        <w:t>.</w:t>
      </w:r>
      <w:r w:rsidR="00C4501A">
        <w:rPr>
          <w:rStyle w:val="IntenseEmphasis"/>
          <w:b w:val="0"/>
          <w:bCs w:val="0"/>
          <w:i w:val="0"/>
          <w:iCs w:val="0"/>
          <w:color w:val="auto"/>
        </w:rPr>
        <w:t xml:space="preserve"> </w:t>
      </w:r>
    </w:p>
    <w:p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w:t>
      </w:r>
      <w:r w:rsidR="00EE035D">
        <w:t>d</w:t>
      </w:r>
      <w:r w:rsidR="00EE035D">
        <w:t xml:space="preserve">ing to the SC allowed primitives.  </w:t>
      </w:r>
    </w:p>
    <w:p w:rsidR="003F7F36" w:rsidRDefault="003F7F36" w:rsidP="003F7F36">
      <w:pPr>
        <w:pStyle w:val="Heading4"/>
      </w:pPr>
      <w:bookmarkStart w:id="59" w:name="_Toc442108912"/>
      <w:commentRangeStart w:id="60"/>
      <w:r>
        <w:t>Import Identifier Scheme</w:t>
      </w:r>
      <w:commentRangeEnd w:id="60"/>
      <w:r>
        <w:rPr>
          <w:rStyle w:val="CommentReference"/>
          <w:b w:val="0"/>
        </w:rPr>
        <w:commentReference w:id="60"/>
      </w:r>
      <w:bookmarkEnd w:id="59"/>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61" w:name="_Toc442108913"/>
      <w:r>
        <w:t xml:space="preserve">Populate the </w:t>
      </w:r>
      <w:proofErr w:type="spellStart"/>
      <w:r w:rsidR="002B3165">
        <w:t>agency_id_list</w:t>
      </w:r>
      <w:proofErr w:type="spellEnd"/>
      <w:r>
        <w:t xml:space="preserve"> table</w:t>
      </w:r>
      <w:bookmarkEnd w:id="61"/>
    </w:p>
    <w:p w:rsidR="001D2935" w:rsidRDefault="001D2935" w:rsidP="001D2935">
      <w:r>
        <w:t>There is only one record to be created here.</w:t>
      </w:r>
    </w:p>
    <w:p w:rsidR="001D2935" w:rsidRDefault="002B3165" w:rsidP="001D2935">
      <w:r>
        <w:rPr>
          <w:rStyle w:val="CodeChar"/>
        </w:rPr>
        <w:t>agency_id_list_id</w:t>
      </w:r>
      <w:r w:rsidR="001D2935">
        <w:t xml:space="preserve"> = Auto-generate database key.</w:t>
      </w:r>
    </w:p>
    <w:p w:rsidR="001D2935" w:rsidRDefault="00BF35FF" w:rsidP="001D2935">
      <w:r>
        <w:rPr>
          <w:rStyle w:val="CodeChar"/>
        </w:rPr>
        <w:t>guid</w:t>
      </w:r>
      <w:r w:rsidR="00853246" w:rsidRPr="00A83754">
        <w:rPr>
          <w:rStyle w:val="CodeChar"/>
        </w:rPr>
        <w:commentReference w:id="62"/>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rsidR="00853246" w:rsidRDefault="00BF35FF" w:rsidP="001D2935">
      <w:r>
        <w:rPr>
          <w:rStyle w:val="CodeChar"/>
        </w:rPr>
        <w:t>enum_type_guid</w:t>
      </w:r>
      <w:r w:rsidR="00853246">
        <w:t xml:space="preserve"> = </w:t>
      </w:r>
      <w:r w:rsidR="00D06A12" w:rsidRPr="00A83754">
        <w:rPr>
          <w:rStyle w:val="CodeChar"/>
        </w:rPr>
        <w:t>//xsd:simpleType[endsWith(@name, “EnumerationType”)]/@id</w:t>
      </w:r>
    </w:p>
    <w:p w:rsidR="001D2935" w:rsidRDefault="00DD3866" w:rsidP="001D2935">
      <w:r>
        <w:rPr>
          <w:rStyle w:val="CodeChar"/>
        </w:rPr>
        <w:t>n</w:t>
      </w:r>
      <w:commentRangeStart w:id="63"/>
      <w:r w:rsidR="001D2935" w:rsidRPr="00A83754">
        <w:rPr>
          <w:rStyle w:val="CodeChar"/>
        </w:rPr>
        <w:t>ame</w:t>
      </w:r>
      <w:r w:rsidR="001D2935">
        <w:t xml:space="preserve"> </w:t>
      </w:r>
      <w:commentRangeEnd w:id="63"/>
      <w:r w:rsidR="009261B2">
        <w:rPr>
          <w:rStyle w:val="CommentReference"/>
        </w:rPr>
        <w:commentReference w:id="63"/>
      </w:r>
      <w:r w:rsidR="001D2935">
        <w:t>=</w:t>
      </w:r>
      <w:r w:rsidR="00BF2110">
        <w:t xml:space="preserve"> </w:t>
      </w:r>
      <w:r w:rsidR="001D2935">
        <w:t xml:space="preserve"> </w:t>
      </w:r>
      <w:r w:rsidR="00A83754">
        <w:t>“</w:t>
      </w:r>
      <w:r w:rsidR="00A83754" w:rsidRPr="00A83754">
        <w:rPr>
          <w:rStyle w:val="CodeChar"/>
        </w:rPr>
        <w:t>Agency Identification</w:t>
      </w:r>
      <w:r w:rsidR="00A83754">
        <w:t>”.</w:t>
      </w:r>
    </w:p>
    <w:p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This column will need to be popula</w:t>
      </w:r>
      <w:r w:rsidR="00E3484C">
        <w:t>t</w:t>
      </w:r>
      <w:r w:rsidR="00E3484C">
        <w:t xml:space="preserve">ed after populating the </w:t>
      </w:r>
      <w:r>
        <w:rPr>
          <w:rStyle w:val="CodeChar"/>
        </w:rPr>
        <w:t>agency_id_list_value</w:t>
      </w:r>
      <w:r w:rsidR="00E3484C">
        <w:t xml:space="preserve"> table.</w:t>
      </w:r>
    </w:p>
    <w:p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rsidR="00E3484C" w:rsidRDefault="00E3484C" w:rsidP="00E3484C">
      <w:pPr>
        <w:pStyle w:val="Heading5"/>
      </w:pPr>
      <w:bookmarkStart w:id="64" w:name="_Toc442108914"/>
      <w:r>
        <w:t xml:space="preserve">Populate the </w:t>
      </w:r>
      <w:proofErr w:type="spellStart"/>
      <w:r w:rsidR="00BF35FF">
        <w:t>agency_id_list_value</w:t>
      </w:r>
      <w:proofErr w:type="spellEnd"/>
      <w:r>
        <w:t xml:space="preserve"> table</w:t>
      </w:r>
      <w:bookmarkEnd w:id="64"/>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4A04D4" w:rsidP="00E3484C">
      <w:r>
        <w:rPr>
          <w:rStyle w:val="CodeChar"/>
        </w:rPr>
        <w:t>agency_id_list_value_id</w:t>
      </w:r>
      <w:r w:rsidR="00E3484C">
        <w:t xml:space="preserve"> = Auto-generate database key.</w:t>
      </w:r>
    </w:p>
    <w:p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rsidR="00985C7A" w:rsidRDefault="00985C7A" w:rsidP="00985C7A">
      <w:pPr>
        <w:pStyle w:val="Heading4"/>
      </w:pPr>
      <w:bookmarkStart w:id="65" w:name="_Toc442108915"/>
      <w:r>
        <w:t xml:space="preserve">Import </w:t>
      </w:r>
      <w:r w:rsidR="003A27FD">
        <w:t>Code Lists</w:t>
      </w:r>
      <w:bookmarkEnd w:id="65"/>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6" w:name="_Toc442108916"/>
      <w:r>
        <w:t xml:space="preserve">Populate </w:t>
      </w:r>
      <w:proofErr w:type="spellStart"/>
      <w:r w:rsidR="002D3A91">
        <w:t>code_list</w:t>
      </w:r>
      <w:proofErr w:type="spellEnd"/>
      <w:r>
        <w:t xml:space="preserve"> table</w:t>
      </w:r>
      <w:bookmarkEnd w:id="66"/>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rsidR="002D3A91" w:rsidRDefault="002D3A91" w:rsidP="00EE18A6"/>
    <w:p w:rsidR="00EE18A6" w:rsidRDefault="002B3165" w:rsidP="00EE18A6">
      <w:r>
        <w:rPr>
          <w:rStyle w:val="CodeChar"/>
        </w:rPr>
        <w:t>code_list_id</w:t>
      </w:r>
      <w:r w:rsidR="00EE18A6">
        <w:t xml:space="preserve"> = Auto-generate database key.</w:t>
      </w:r>
    </w:p>
    <w:p w:rsidR="00EE18A6" w:rsidRDefault="002D3A91" w:rsidP="00EE18A6">
      <w:r>
        <w:rPr>
          <w:rStyle w:val="CodeChar"/>
        </w:rPr>
        <w:t>guid</w:t>
      </w:r>
      <w:r w:rsidR="00EE18A6">
        <w:t xml:space="preserve"> = ./</w:t>
      </w:r>
      <w:r w:rsidR="00EE18A6" w:rsidRPr="00AB0BB3">
        <w:rPr>
          <w:rStyle w:val="CodeChar"/>
        </w:rPr>
        <w:t>@id</w:t>
      </w:r>
      <w:r w:rsidR="00EE18A6">
        <w:t>.</w:t>
      </w:r>
    </w:p>
    <w:p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proofErr w:type="spellStart"/>
      <w:r w:rsidR="00EE18A6" w:rsidRPr="00AB0BB3">
        <w:rPr>
          <w:rStyle w:val="CodeChar"/>
        </w:rPr>
        <w:t>xsd:simpleType</w:t>
      </w:r>
      <w:proofErr w:type="spellEnd"/>
      <w:r w:rsidR="00EE18A6">
        <w:rPr>
          <w:rStyle w:val="CodeChar"/>
        </w:rPr>
        <w:t>[@name = concat(&lt;X&gt;, “EnumerationType”)]/</w:t>
      </w:r>
      <w:r w:rsidR="00EE18A6" w:rsidRPr="00AB0BB3">
        <w:rPr>
          <w:rStyle w:val="CodeChar"/>
        </w:rPr>
        <w:t>@id</w:t>
      </w:r>
      <w:r w:rsidR="00C0216D">
        <w:t>. Otherwise, leave blank.</w:t>
      </w:r>
    </w:p>
    <w:p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7"/>
      <w:r w:rsidR="00EE18A6">
        <w:t>.</w:t>
      </w:r>
      <w:commentRangeEnd w:id="67"/>
      <w:r w:rsidR="00EE18A6">
        <w:t xml:space="preserve"> Ex. Name of the </w:t>
      </w:r>
      <w:r w:rsidR="00EE18A6">
        <w:rPr>
          <w:rStyle w:val="CommentReference"/>
        </w:rPr>
        <w:commentReference w:id="67"/>
      </w:r>
      <w:r w:rsidR="00EE18A6" w:rsidRPr="00BD78A3">
        <w:t xml:space="preserve"> </w:t>
      </w:r>
      <w:r w:rsidR="00EE18A6" w:rsidRPr="00BD78A3">
        <w:rPr>
          <w:rStyle w:val="CodeChar"/>
        </w:rPr>
        <w:t>oacl_ActionCodeContentType</w:t>
      </w:r>
      <w:r w:rsidR="00EE18A6">
        <w:t xml:space="preserve"> is “</w:t>
      </w:r>
      <w:proofErr w:type="spellStart"/>
      <w:r w:rsidR="00EE18A6" w:rsidRPr="009A7270">
        <w:rPr>
          <w:rStyle w:val="CodeChar"/>
        </w:rPr>
        <w:t>oacl_</w:t>
      </w:r>
      <w:r w:rsidR="00EE18A6">
        <w:rPr>
          <w:rStyle w:val="CodeChar"/>
        </w:rPr>
        <w:t>Action</w:t>
      </w:r>
      <w:r w:rsidR="00EE18A6" w:rsidRPr="00BD78A3">
        <w:rPr>
          <w:rStyle w:val="CodeChar"/>
        </w:rPr>
        <w:t>Code</w:t>
      </w:r>
      <w:proofErr w:type="spellEnd"/>
      <w:r w:rsidR="00EE18A6">
        <w:t>”.</w:t>
      </w:r>
    </w:p>
    <w:p w:rsidR="00EE18A6" w:rsidRDefault="00BF35FF" w:rsidP="00EE18A6">
      <w:r>
        <w:rPr>
          <w:rStyle w:val="CodeChar"/>
        </w:rPr>
        <w:t>list_id</w:t>
      </w:r>
      <w:r w:rsidR="00EE18A6">
        <w:t xml:space="preserve"> = Same as the </w:t>
      </w:r>
      <w:r w:rsidR="002D3A91">
        <w:rPr>
          <w:rStyle w:val="CodeChar"/>
        </w:rPr>
        <w:t>guid</w:t>
      </w:r>
      <w:r w:rsidR="00EE18A6">
        <w:t xml:space="preserve"> for now.</w:t>
      </w:r>
    </w:p>
    <w:p w:rsidR="00EE18A6" w:rsidRDefault="00BF35FF" w:rsidP="00EE18A6">
      <w:r>
        <w:rPr>
          <w:rStyle w:val="CodeChar"/>
        </w:rPr>
        <w:t>agency_id</w:t>
      </w:r>
      <w:commentRangeStart w:id="68"/>
      <w:r w:rsidR="00EE18A6">
        <w:t xml:space="preserve"> </w:t>
      </w:r>
      <w:commentRangeEnd w:id="68"/>
      <w:r w:rsidR="00EE18A6">
        <w:rPr>
          <w:rStyle w:val="CommentReference"/>
        </w:rPr>
        <w:commentReference w:id="6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6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69"/>
      <w:r w:rsidR="00EE18A6">
        <w:rPr>
          <w:rStyle w:val="CommentReference"/>
        </w:rPr>
        <w:commentReference w:id="6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Else the value is the number substring prece</w:t>
      </w:r>
      <w:r w:rsidR="00EE18A6">
        <w:t>d</w:t>
      </w:r>
      <w:r w:rsidR="00EE18A6">
        <w:t xml:space="preserve">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rsidR="002D3A91" w:rsidRDefault="002D3A91" w:rsidP="00EE18A6">
      <w:r>
        <w:rPr>
          <w:rStyle w:val="CodeChar"/>
        </w:rPr>
        <w:t>remark</w:t>
      </w:r>
      <w:r>
        <w:t xml:space="preserve"> = Empty.</w:t>
      </w:r>
    </w:p>
    <w:p w:rsidR="00EE18A6" w:rsidRDefault="002D3A91" w:rsidP="00EE18A6">
      <w:r>
        <w:rPr>
          <w:rStyle w:val="CodeChar"/>
        </w:rPr>
        <w:lastRenderedPageBreak/>
        <w:t>based_code_list_id</w:t>
      </w:r>
      <w:r w:rsidR="00EE18A6">
        <w:t xml:space="preserve"> = Empty.</w:t>
      </w:r>
    </w:p>
    <w:p w:rsidR="00EE18A6" w:rsidRDefault="002D3A91" w:rsidP="00EE18A6">
      <w:r>
        <w:rPr>
          <w:rStyle w:val="CodeChar"/>
        </w:rPr>
        <w:t>extensible_indicator</w:t>
      </w:r>
      <w:r w:rsidR="00EE18A6">
        <w:t xml:space="preserve"> = Default value is </w:t>
      </w:r>
      <w:r w:rsidR="00EE18A6" w:rsidRPr="00AB0BB3">
        <w:rPr>
          <w:rStyle w:val="CodeChar"/>
        </w:rPr>
        <w:t>FALSE</w:t>
      </w:r>
      <w:r w:rsidR="00EE18A6">
        <w:t xml:space="preserve">; however, if </w:t>
      </w:r>
      <w:r w:rsidR="00EE18A6" w:rsidRPr="00AB0BB3">
        <w:rPr>
          <w:rStyle w:val="CodeChar"/>
        </w:rPr>
        <w:t>count(xsd:union) = 1</w:t>
      </w:r>
      <w:r w:rsidR="00EE18A6">
        <w:t xml:space="preserve">, the value must be </w:t>
      </w:r>
      <w:r w:rsidR="00EE18A6" w:rsidRPr="00AB0BB3">
        <w:rPr>
          <w:rStyle w:val="CodeChar"/>
        </w:rPr>
        <w:t>TRUE</w:t>
      </w:r>
      <w:r w:rsidR="00EE18A6">
        <w:t xml:space="preserve">. In other words, the condition indicates that there is a union of the enumerated values and the </w:t>
      </w:r>
      <w:r w:rsidR="00EE18A6" w:rsidRPr="00AB0BB3">
        <w:rPr>
          <w:rStyle w:val="CodeChar"/>
        </w:rPr>
        <w:t>xsd:token</w:t>
      </w:r>
      <w:r w:rsidR="00EE18A6">
        <w:t>.</w:t>
      </w:r>
    </w:p>
    <w:p w:rsidR="00EE18A6" w:rsidRDefault="00127238" w:rsidP="00EE18A6">
      <w:r>
        <w:rPr>
          <w:rStyle w:val="CodeChar"/>
        </w:rPr>
        <w:t>created_by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last_updated_by</w:t>
      </w:r>
      <w:r w:rsidR="00EE18A6">
        <w:t xml:space="preserve"> = “</w:t>
      </w:r>
      <w:proofErr w:type="spellStart"/>
      <w:r w:rsidR="00EE18A6" w:rsidRPr="00BA5509">
        <w:rPr>
          <w:rStyle w:val="CodeChar"/>
        </w:rPr>
        <w:t>oagis</w:t>
      </w:r>
      <w:proofErr w:type="spellEnd"/>
      <w:r w:rsidR="00EE18A6">
        <w:t>”.</w:t>
      </w:r>
    </w:p>
    <w:p w:rsidR="00EE18A6" w:rsidRDefault="00127238" w:rsidP="00EE18A6">
      <w:r>
        <w:rPr>
          <w:rStyle w:val="CodeChar"/>
        </w:rPr>
        <w:t>creation_timestamp</w:t>
      </w:r>
      <w:r w:rsidR="00EE18A6">
        <w:t xml:space="preserve"> = </w:t>
      </w:r>
      <w:r w:rsidR="00EE18A6" w:rsidRPr="00112B28">
        <w:t>Current time</w:t>
      </w:r>
      <w:r w:rsidR="00EE18A6">
        <w:t>.</w:t>
      </w:r>
    </w:p>
    <w:p w:rsidR="00EE18A6" w:rsidRDefault="00127238" w:rsidP="00EE18A6">
      <w:r>
        <w:rPr>
          <w:rStyle w:val="CodeChar"/>
        </w:rPr>
        <w:t>last_update_timestamp</w:t>
      </w:r>
      <w:r w:rsidR="00EE18A6">
        <w:t xml:space="preserve"> = Same as </w:t>
      </w:r>
      <w:r>
        <w:rPr>
          <w:rStyle w:val="CodeChar"/>
        </w:rPr>
        <w:t>creation_timestamp</w:t>
      </w:r>
      <w:r w:rsidR="00EE18A6">
        <w:t>.</w:t>
      </w:r>
    </w:p>
    <w:p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70" w:name="_Toc442108917"/>
      <w:r>
        <w:t xml:space="preserve">Populate </w:t>
      </w:r>
      <w:proofErr w:type="spellStart"/>
      <w:r w:rsidR="00A30829">
        <w:t>code_list_value</w:t>
      </w:r>
      <w:proofErr w:type="spellEnd"/>
      <w:r>
        <w:t xml:space="preserve"> tabl</w:t>
      </w:r>
      <w:r w:rsidR="005763C2">
        <w:t>e</w:t>
      </w:r>
      <w:bookmarkEnd w:id="70"/>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A30829" w:rsidP="003F7F36">
      <w:r>
        <w:rPr>
          <w:rStyle w:val="CodeChar"/>
        </w:rPr>
        <w:t>code_list_value_id</w:t>
      </w:r>
      <w:r w:rsidR="003F7F36">
        <w:t xml:space="preserve"> = </w:t>
      </w:r>
      <w:r w:rsidR="008C5924">
        <w:t>Auto-generate database key.</w:t>
      </w:r>
    </w:p>
    <w:p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B66EC6" w:rsidP="003F7F36">
      <w:r>
        <w:rPr>
          <w:rStyle w:val="CodeChar"/>
        </w:rPr>
        <w:t>definition</w:t>
      </w:r>
      <w:r w:rsidR="003F7F36">
        <w:t xml:space="preserve"> = </w:t>
      </w:r>
      <w:r w:rsidR="00464897" w:rsidRPr="00464897">
        <w:rPr>
          <w:rStyle w:val="CodeChar"/>
        </w:rPr>
        <w:t>.//xsd:documentation</w:t>
      </w:r>
      <w:r w:rsidR="00464897">
        <w:t>.</w:t>
      </w:r>
      <w:r w:rsidR="003550A8">
        <w:t xml:space="preserve"> </w:t>
      </w:r>
    </w:p>
    <w:p w:rsidR="00464897" w:rsidRDefault="002D3A91" w:rsidP="003F7F36">
      <w:r>
        <w:rPr>
          <w:rStyle w:val="CodeChar"/>
        </w:rPr>
        <w:t>definition_source</w:t>
      </w:r>
      <w:r w:rsidR="00464897">
        <w:t xml:space="preserve"> = </w:t>
      </w:r>
      <w:r w:rsidR="00464897" w:rsidRPr="00464897">
        <w:rPr>
          <w:rStyle w:val="CodeChar"/>
        </w:rPr>
        <w:t>.//xsd:documentation</w:t>
      </w:r>
      <w:r w:rsidR="00464897">
        <w:rPr>
          <w:rStyle w:val="CodeChar"/>
        </w:rPr>
        <w:t>/@source</w:t>
      </w:r>
      <w:r w:rsidR="00464897">
        <w:t>.</w:t>
      </w:r>
    </w:p>
    <w:p w:rsidR="003F7F36" w:rsidRDefault="00A30829" w:rsidP="003F7F36">
      <w:r>
        <w:rPr>
          <w:rStyle w:val="CodeChar"/>
        </w:rPr>
        <w:t>used_indicator</w:t>
      </w:r>
      <w:r w:rsidR="003F7F36">
        <w:t xml:space="preserve"> = </w:t>
      </w:r>
      <w:r w:rsidR="00464897" w:rsidRPr="00464897">
        <w:rPr>
          <w:rStyle w:val="CodeChar"/>
        </w:rPr>
        <w:t>True</w:t>
      </w:r>
      <w:r w:rsidR="00464897">
        <w:t>.</w:t>
      </w:r>
    </w:p>
    <w:p w:rsidR="0007613D" w:rsidRDefault="00A30829" w:rsidP="0007613D">
      <w:r>
        <w:rPr>
          <w:rStyle w:val="CodeChar"/>
        </w:rPr>
        <w:t>locked_indicator</w:t>
      </w:r>
      <w:r w:rsidR="003F7F36">
        <w:t xml:space="preserve"> = </w:t>
      </w:r>
      <w:r w:rsidR="00464897" w:rsidRPr="00464897">
        <w:rPr>
          <w:rStyle w:val="CodeChar"/>
        </w:rPr>
        <w:t>False</w:t>
      </w:r>
      <w:r w:rsidR="00464897">
        <w:t>.</w:t>
      </w:r>
    </w:p>
    <w:p w:rsidR="00EE18A6" w:rsidRDefault="00A30829" w:rsidP="0007613D">
      <w:r>
        <w:rPr>
          <w:rStyle w:val="CodeChar"/>
        </w:rPr>
        <w:t>extension_Indicator</w:t>
      </w:r>
      <w:r w:rsidR="00EE18A6">
        <w:t xml:space="preserve"> = </w:t>
      </w:r>
      <w:r w:rsidR="00EE18A6" w:rsidRPr="00EE18A6">
        <w:rPr>
          <w:rStyle w:val="CodeChar"/>
        </w:rPr>
        <w:t>False</w:t>
      </w:r>
      <w:r w:rsidR="00EE18A6">
        <w:t>.</w:t>
      </w:r>
    </w:p>
    <w:p w:rsidR="00803FFF" w:rsidRDefault="00803FFF" w:rsidP="00803FFF">
      <w:pPr>
        <w:pStyle w:val="Heading4"/>
      </w:pPr>
      <w:bookmarkStart w:id="71" w:name="_Ref392610753"/>
      <w:bookmarkStart w:id="72" w:name="_Toc442108918"/>
      <w:r>
        <w:t xml:space="preserve">Import </w:t>
      </w:r>
      <w:r w:rsidR="008A5D34">
        <w:t xml:space="preserve">default and </w:t>
      </w:r>
      <w:r w:rsidR="002D5E53">
        <w:t xml:space="preserve">unqualified BDTs from </w:t>
      </w:r>
      <w:r>
        <w:t>Fields</w:t>
      </w:r>
      <w:r w:rsidR="002D5E53">
        <w:t>.xsd</w:t>
      </w:r>
      <w:bookmarkEnd w:id="71"/>
      <w:bookmarkEnd w:id="72"/>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w:t>
      </w:r>
      <w:r w:rsidR="00C268BE">
        <w:lastRenderedPageBreak/>
        <w:t xml:space="preserve">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73" w:name="_Ref390934801"/>
      <w:bookmarkStart w:id="74" w:name="_Toc442108919"/>
      <w:r>
        <w:t xml:space="preserve">Populate </w:t>
      </w:r>
      <w:r w:rsidR="008A5D34">
        <w:t xml:space="preserve">BDTs in </w:t>
      </w:r>
      <w:proofErr w:type="spellStart"/>
      <w:r w:rsidR="00736ABC">
        <w:t>dt</w:t>
      </w:r>
      <w:proofErr w:type="spellEnd"/>
      <w:r>
        <w:t xml:space="preserve"> table.</w:t>
      </w:r>
      <w:bookmarkEnd w:id="73"/>
      <w:bookmarkEnd w:id="74"/>
    </w:p>
    <w:p w:rsidR="00C268BE" w:rsidRDefault="00736ABC" w:rsidP="00C268BE">
      <w:r>
        <w:rPr>
          <w:rStyle w:val="CodeChar"/>
        </w:rPr>
        <w:t>dt_id</w:t>
      </w:r>
      <w:r w:rsidR="00C268BE">
        <w:t xml:space="preserve"> = Auto-generate database key.</w:t>
      </w:r>
    </w:p>
    <w:p w:rsidR="00C268BE" w:rsidRDefault="00736ABC" w:rsidP="00C268BE">
      <w:r>
        <w:rPr>
          <w:rStyle w:val="CodeChar"/>
        </w:rPr>
        <w:t>guid</w:t>
      </w:r>
      <w:r w:rsidR="00C268BE">
        <w:t xml:space="preserve"> = Get this from @id.</w:t>
      </w:r>
    </w:p>
    <w:p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rsidR="00C268BE" w:rsidRDefault="00736ABC" w:rsidP="00C268BE">
      <w:r>
        <w:rPr>
          <w:rStyle w:val="CodeChar"/>
        </w:rPr>
        <w:t>version_num</w:t>
      </w:r>
      <w:commentRangeStart w:id="75"/>
      <w:r w:rsidR="00C268BE">
        <w:t xml:space="preserve"> </w:t>
      </w:r>
      <w:commentRangeEnd w:id="75"/>
      <w:r w:rsidR="00C268BE">
        <w:rPr>
          <w:rStyle w:val="CommentReference"/>
        </w:rPr>
        <w:commentReference w:id="75"/>
      </w:r>
      <w:r w:rsidR="00C268BE">
        <w:t xml:space="preserve">= </w:t>
      </w:r>
      <w:r w:rsidR="00C268BE" w:rsidRPr="00112B28">
        <w:rPr>
          <w:rStyle w:val="CodeChar"/>
        </w:rPr>
        <w:t>“</w:t>
      </w:r>
      <w:r w:rsidR="00C268BE">
        <w:rPr>
          <w:rStyle w:val="CodeChar"/>
        </w:rPr>
        <w:t>1</w:t>
      </w:r>
      <w:r w:rsidR="00C268BE" w:rsidRPr="00112B28">
        <w:rPr>
          <w:rStyle w:val="CodeChar"/>
        </w:rPr>
        <w:t>.0”</w:t>
      </w:r>
    </w:p>
    <w:p w:rsidR="00C268BE" w:rsidRDefault="00736ABC" w:rsidP="00C268BE">
      <w:r>
        <w:rPr>
          <w:rStyle w:val="CodeChar"/>
        </w:rPr>
        <w:t>previous_version_dt_id</w:t>
      </w:r>
      <w:r w:rsidR="00C268BE">
        <w:t xml:space="preserve"> = Leave blank.</w:t>
      </w:r>
    </w:p>
    <w:p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rsidR="00C268BE" w:rsidRDefault="00736ABC" w:rsidP="00C268BE">
      <w:r>
        <w:rPr>
          <w:rStyle w:val="CodeChar"/>
        </w:rPr>
        <w:t>qualifier</w:t>
      </w:r>
      <w:r w:rsidR="00C268BE">
        <w:t xml:space="preserve"> = Blank.</w:t>
      </w:r>
    </w:p>
    <w:p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rsidR="00C268BE" w:rsidRDefault="00736ABC" w:rsidP="00C268BE">
      <w:r>
        <w:rPr>
          <w:rStyle w:val="CodeChar"/>
        </w:rPr>
        <w:t>den</w:t>
      </w:r>
      <w:commentRangeStart w:id="76"/>
      <w:r w:rsidR="00C268BE">
        <w:t xml:space="preserve"> </w:t>
      </w:r>
      <w:commentRangeEnd w:id="76"/>
      <w:r w:rsidR="00E47F75">
        <w:rPr>
          <w:rStyle w:val="CommentReference"/>
        </w:rPr>
        <w:commentReference w:id="76"/>
      </w:r>
      <w:r w:rsidR="00C268BE">
        <w:t xml:space="preserve">= </w:t>
      </w:r>
      <w:r w:rsidR="00207824">
        <w:t xml:space="preserve">Take the type name remove the ‘Type’ substring and then </w:t>
      </w:r>
      <w:proofErr w:type="spellStart"/>
      <w:r w:rsidR="00207824">
        <w:t>concat</w:t>
      </w:r>
      <w:proofErr w:type="spellEnd"/>
      <w:r w:rsidR="00207824">
        <w:t xml:space="preserve"> with “. Type”</w:t>
      </w:r>
      <w:r w:rsidR="00C268BE">
        <w:t>.</w:t>
      </w:r>
    </w:p>
    <w:p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rsidR="00C268BE" w:rsidRDefault="00127238" w:rsidP="00C268BE">
      <w:r>
        <w:rPr>
          <w:rStyle w:val="CodeChar"/>
        </w:rPr>
        <w:t>revision_doc</w:t>
      </w:r>
      <w:r w:rsidR="00C268BE">
        <w:t xml:space="preserve"> = Blank.</w:t>
      </w:r>
    </w:p>
    <w:p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BD5E4F" w:rsidRDefault="00BD5E4F" w:rsidP="00C268BE">
      <w:r w:rsidRPr="00EB13B1">
        <w:rPr>
          <w:rStyle w:val="CodeChar"/>
        </w:rPr>
        <w:t>owner_user_id</w:t>
      </w:r>
      <w:r>
        <w:t xml:space="preserve"> = </w:t>
      </w:r>
      <w:r w:rsidRPr="00EB13B1">
        <w:rPr>
          <w:rStyle w:val="CodeChar"/>
        </w:rPr>
        <w:t>“oagis”</w:t>
      </w:r>
      <w:r>
        <w:t>.</w:t>
      </w:r>
    </w:p>
    <w:p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rsidR="00C268BE" w:rsidRDefault="00127238" w:rsidP="00C268BE">
      <w:r>
        <w:rPr>
          <w:rStyle w:val="CodeChar"/>
        </w:rPr>
        <w:t>creation_timestamp</w:t>
      </w:r>
      <w:r w:rsidR="00C268BE">
        <w:t xml:space="preserve"> = </w:t>
      </w:r>
      <w:r w:rsidR="00C268BE" w:rsidRPr="00112B28">
        <w:t>Current time</w:t>
      </w:r>
      <w:r w:rsidR="00C268BE">
        <w:t>.</w:t>
      </w:r>
    </w:p>
    <w:p w:rsidR="00C268BE" w:rsidRDefault="00127238" w:rsidP="003A27FD">
      <w:r>
        <w:rPr>
          <w:rStyle w:val="CodeChar"/>
        </w:rPr>
        <w:t>last_update_timestamp</w:t>
      </w:r>
      <w:r w:rsidR="00C268BE">
        <w:t xml:space="preserve"> = Same as </w:t>
      </w:r>
      <w:r>
        <w:rPr>
          <w:rStyle w:val="CodeChar"/>
        </w:rPr>
        <w:t>creation_timestamp</w:t>
      </w:r>
      <w:r w:rsidR="002D5E53">
        <w:t>.</w:t>
      </w:r>
    </w:p>
    <w:p w:rsidR="00BD5E4F" w:rsidRDefault="00BD5E4F" w:rsidP="00BD5E4F">
      <w:r w:rsidRPr="00EB13B1">
        <w:rPr>
          <w:rStyle w:val="CodeChar"/>
        </w:rPr>
        <w:t>revision_num</w:t>
      </w:r>
      <w:r>
        <w:t xml:space="preserve"> = </w:t>
      </w:r>
      <w:r w:rsidRPr="00EB13B1">
        <w:rPr>
          <w:rStyle w:val="CodeChar"/>
        </w:rPr>
        <w:t>0</w:t>
      </w:r>
      <w:r>
        <w:t>.</w:t>
      </w:r>
    </w:p>
    <w:p w:rsidR="00BD5E4F" w:rsidRDefault="00BD5E4F" w:rsidP="00BD5E4F">
      <w:r w:rsidRPr="00EB13B1">
        <w:rPr>
          <w:rStyle w:val="CodeChar"/>
        </w:rPr>
        <w:t>revision_tracking_num</w:t>
      </w:r>
      <w:r>
        <w:t xml:space="preserve"> = </w:t>
      </w:r>
      <w:r w:rsidRPr="00EB13B1">
        <w:rPr>
          <w:rStyle w:val="CodeChar"/>
        </w:rPr>
        <w:t>0</w:t>
      </w:r>
      <w:r>
        <w:t>.</w:t>
      </w:r>
    </w:p>
    <w:p w:rsidR="00BD5E4F" w:rsidRDefault="00BD5E4F" w:rsidP="00BD5E4F">
      <w:r w:rsidRPr="00EB13B1">
        <w:rPr>
          <w:rStyle w:val="CodeChar"/>
        </w:rPr>
        <w:t>revision_action</w:t>
      </w:r>
      <w:r>
        <w:t xml:space="preserve"> = </w:t>
      </w:r>
      <w:r w:rsidRPr="00EB13B1">
        <w:rPr>
          <w:rStyle w:val="CodeChar"/>
        </w:rPr>
        <w:t>null</w:t>
      </w:r>
      <w:r>
        <w:t>.</w:t>
      </w:r>
    </w:p>
    <w:p w:rsidR="00BD5E4F" w:rsidRDefault="00BD5E4F" w:rsidP="00BD5E4F">
      <w:r w:rsidRPr="00EB13B1">
        <w:rPr>
          <w:rStyle w:val="CodeChar"/>
        </w:rPr>
        <w:t>release_id</w:t>
      </w:r>
      <w:r>
        <w:t xml:space="preserve"> = </w:t>
      </w:r>
      <w:r w:rsidRPr="00F323CD">
        <w:rPr>
          <w:rStyle w:val="CodeChar"/>
        </w:rPr>
        <w:t>null</w:t>
      </w:r>
      <w:r>
        <w:t>.</w:t>
      </w:r>
    </w:p>
    <w:p w:rsidR="00BD5E4F" w:rsidRDefault="00BD5E4F" w:rsidP="00BD5E4F">
      <w:r w:rsidRPr="00EB13B1">
        <w:rPr>
          <w:rStyle w:val="CodeChar"/>
        </w:rPr>
        <w:t>current_bdt_id</w:t>
      </w:r>
      <w:r>
        <w:t xml:space="preserve"> = </w:t>
      </w:r>
      <w:r w:rsidRPr="00F323CD">
        <w:rPr>
          <w:rStyle w:val="CodeChar"/>
        </w:rPr>
        <w:t>null</w:t>
      </w:r>
      <w:r>
        <w:t xml:space="preserve">. </w:t>
      </w:r>
    </w:p>
    <w:p w:rsidR="00BD5E4F" w:rsidRDefault="00BD5E4F" w:rsidP="00BD5E4F">
      <w:r w:rsidRPr="00EB13B1">
        <w:rPr>
          <w:rStyle w:val="CodeChar"/>
        </w:rPr>
        <w:lastRenderedPageBreak/>
        <w:t>is_deprecated</w:t>
      </w:r>
      <w:r>
        <w:t xml:space="preserve"> = </w:t>
      </w:r>
      <w:r w:rsidRPr="00F323CD">
        <w:rPr>
          <w:rStyle w:val="CodeChar"/>
        </w:rPr>
        <w:t>false</w:t>
      </w:r>
      <w:r>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7"/>
      <w:r>
        <w:t xml:space="preserve">Some </w:t>
      </w:r>
      <w:r w:rsidR="002335FD">
        <w:t>modifications</w:t>
      </w:r>
      <w:r>
        <w:t xml:space="preserve"> to </w:t>
      </w:r>
      <w:r w:rsidRPr="00FA3A72">
        <w:rPr>
          <w:rStyle w:val="CodeChar"/>
        </w:rPr>
        <w:t>Fields.xsd</w:t>
      </w:r>
      <w:r>
        <w:t xml:space="preserve"> to do before the import.</w:t>
      </w:r>
      <w:commentRangeEnd w:id="77"/>
      <w:r w:rsidR="00173095">
        <w:rPr>
          <w:rStyle w:val="CommentReference"/>
        </w:rPr>
        <w:commentReference w:id="77"/>
      </w:r>
      <w:r w:rsidR="002335FD">
        <w:t xml:space="preserve"> </w:t>
      </w:r>
      <w:r w:rsidR="00BD5E4F">
        <w:t>Note that these have been logged in the GitHub Issues and expected to be fixed in 10.2.</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rsidR="00E23223" w:rsidRDefault="00E23223" w:rsidP="00E23223">
      <w:pPr>
        <w:pStyle w:val="Heading6"/>
      </w:pPr>
      <w:commentRangeStart w:id="78"/>
      <w:r>
        <w:t xml:space="preserve">Additional </w:t>
      </w:r>
      <w:r w:rsidR="002073DD">
        <w:t>default</w:t>
      </w:r>
      <w:r>
        <w:t xml:space="preserve"> BDTs</w:t>
      </w:r>
      <w:commentRangeEnd w:id="78"/>
      <w:r w:rsidR="00087658">
        <w:rPr>
          <w:rStyle w:val="CommentReference"/>
          <w:iCs w:val="0"/>
        </w:rPr>
        <w:commentReference w:id="78"/>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w:t>
      </w:r>
      <w:r w:rsidR="007601AE" w:rsidRPr="00814EDE">
        <w:rPr>
          <w:rStyle w:val="CodeChar"/>
          <w:highlight w:val="green"/>
        </w:rPr>
        <w:t>before(@type</w:t>
      </w:r>
      <w:ins w:id="79" w:author="Serm Kulvatunyou" w:date="2016-02-18T15:56:00Z">
        <w:r w:rsidR="00814EDE">
          <w:rPr>
            <w:rStyle w:val="CodeChar"/>
            <w:highlight w:val="green"/>
          </w:rPr>
          <w:t>, ‘ContentType’</w:t>
        </w:r>
      </w:ins>
      <w:r w:rsidR="007601AE" w:rsidRPr="00814EDE">
        <w:rPr>
          <w:rStyle w:val="CodeChar"/>
          <w:highlight w:val="green"/>
        </w:rPr>
        <w:t>))</w:t>
      </w:r>
      <w:r w:rsidR="007601AE" w:rsidRPr="00814EDE">
        <w:rPr>
          <w:highlight w:val="green"/>
        </w:rPr>
        <w:t>)</w:t>
      </w:r>
      <w:r w:rsidR="006B0457" w:rsidRPr="00814EDE">
        <w:rPr>
          <w:highlight w:val="green"/>
        </w:rPr>
        <w:t>.</w:t>
      </w:r>
      <w:r w:rsidR="006B0457">
        <w:t xml:space="preserve"> If not,</w:t>
      </w:r>
      <w:r w:rsidR="00E91132">
        <w:t xml:space="preserve"> use</w:t>
      </w:r>
      <w:r w:rsidR="006B0457">
        <w:t xml:space="preserve"> the logic above to populate the </w:t>
      </w:r>
      <w:r w:rsidR="00736ABC" w:rsidRPr="00B71C1F">
        <w:rPr>
          <w:rStyle w:val="CodeChar"/>
        </w:rPr>
        <w:t>dt</w:t>
      </w:r>
      <w:r w:rsidR="006B0457" w:rsidRPr="00B71C1F">
        <w:rPr>
          <w:rStyle w:val="CodeChar"/>
        </w:rPr>
        <w:t xml:space="preserve"> </w:t>
      </w:r>
      <w:r w:rsidR="006B0457">
        <w:t>table and the rest of the sections below to po</w:t>
      </w:r>
      <w:r w:rsidR="006B0457">
        <w:t>p</w:t>
      </w:r>
      <w:r w:rsidR="006B0457">
        <w:t>ulate other tables. Note that these are considered default BDTs, so follow the description for default BDTs.</w:t>
      </w:r>
    </w:p>
    <w:p w:rsidR="002073DD" w:rsidRDefault="002073DD" w:rsidP="00E23223"/>
    <w:p w:rsidR="002730CD" w:rsidRDefault="00341B05" w:rsidP="00E23223">
      <w:pPr>
        <w:rPr>
          <w:ins w:id="80"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2730CD" w:rsidRDefault="002730CD" w:rsidP="002730CD">
      <w:pPr>
        <w:pStyle w:val="Heading6"/>
        <w:rPr>
          <w:ins w:id="81" w:author="Serm Kulvatunyou" w:date="2016-02-19T14:58:00Z"/>
        </w:rPr>
      </w:pPr>
      <w:ins w:id="82" w:author="Serm Kulvatunyou" w:date="2016-02-19T14:53:00Z">
        <w:r>
          <w:lastRenderedPageBreak/>
          <w:t xml:space="preserve">Import </w:t>
        </w:r>
      </w:ins>
      <w:commentRangeStart w:id="83"/>
      <w:proofErr w:type="spellStart"/>
      <w:ins w:id="84" w:author="Serm Kulvatunyou" w:date="2016-02-19T14:58:00Z">
        <w:r>
          <w:t>CodeContentType</w:t>
        </w:r>
      </w:ins>
      <w:commentRangeEnd w:id="83"/>
      <w:proofErr w:type="spellEnd"/>
      <w:ins w:id="85" w:author="Serm Kulvatunyou" w:date="2016-02-19T15:04:00Z">
        <w:r w:rsidR="002D7142">
          <w:rPr>
            <w:rStyle w:val="CommentReference"/>
            <w:iCs w:val="0"/>
          </w:rPr>
          <w:commentReference w:id="83"/>
        </w:r>
      </w:ins>
    </w:p>
    <w:p w:rsidR="002730CD" w:rsidRPr="002730CD" w:rsidRDefault="002730CD" w:rsidP="002730CD">
      <w:ins w:id="86" w:author="Serm Kulvatunyou" w:date="2016-02-19T14:58:00Z">
        <w:r>
          <w:t xml:space="preserve">The </w:t>
        </w:r>
        <w:r w:rsidRPr="002730CD">
          <w:rPr>
            <w:rStyle w:val="CodeChar"/>
          </w:rPr>
          <w:t>CodeContentType</w:t>
        </w:r>
        <w:r>
          <w:t xml:space="preserve"> shall be imported as an unqualified BDT as described above</w:t>
        </w:r>
      </w:ins>
      <w:ins w:id="87" w:author="Serm Kulvatunyou" w:date="2016-02-19T15:00:00Z">
        <w:r>
          <w:t xml:space="preserve"> (it</w:t>
        </w:r>
      </w:ins>
      <w:ins w:id="88" w:author="Serm Kulvatunyou" w:date="2016-02-19T14:59:00Z">
        <w:r>
          <w:t xml:space="preserve"> is a restriction based on </w:t>
        </w:r>
        <w:r w:rsidRPr="002D7142">
          <w:rPr>
            <w:rStyle w:val="CodeChar"/>
          </w:rPr>
          <w:t>CodeType_1E7368</w:t>
        </w:r>
      </w:ins>
      <w:ins w:id="89" w:author="Serm Kulvatunyou" w:date="2016-02-19T15:00:00Z">
        <w:r>
          <w:t>,</w:t>
        </w:r>
      </w:ins>
      <w:ins w:id="90" w:author="Serm Kulvatunyou" w:date="2016-02-19T14:59:00Z">
        <w:r>
          <w:t xml:space="preserve"> hence</w:t>
        </w:r>
      </w:ins>
      <w:ins w:id="91" w:author="Serm Kulvatunyou" w:date="2016-02-19T15:00:00Z">
        <w:r>
          <w:t xml:space="preserve"> </w:t>
        </w:r>
        <w:r w:rsidRPr="002D7142">
          <w:rPr>
            <w:rStyle w:val="CodeChar"/>
          </w:rPr>
          <w:t>CodeType_1E7368</w:t>
        </w:r>
        <w:r>
          <w:t xml:space="preserve"> shall be imported </w:t>
        </w:r>
      </w:ins>
      <w:ins w:id="92" w:author="Serm Kulvatunyou" w:date="2016-02-19T15:01:00Z">
        <w:r>
          <w:t xml:space="preserve">per </w:t>
        </w:r>
      </w:ins>
      <w:ins w:id="93" w:author="Serm Kulvatunyou" w:date="2016-02-19T15:00:00Z">
        <w:r>
          <w:t xml:space="preserve">the </w:t>
        </w:r>
      </w:ins>
      <w:ins w:id="94" w:author="Serm Kulvatunyou" w:date="2016-02-19T15:01:00Z">
        <w:r>
          <w:t>default</w:t>
        </w:r>
      </w:ins>
      <w:ins w:id="95" w:author="Serm Kulvatunyou" w:date="2016-02-19T15:00:00Z">
        <w:r>
          <w:t xml:space="preserve"> BDT logic </w:t>
        </w:r>
      </w:ins>
      <w:ins w:id="96" w:author="Serm Kulvatunyou" w:date="2016-02-19T15:01:00Z">
        <w:r>
          <w:t xml:space="preserve">described throughout </w:t>
        </w:r>
      </w:ins>
      <w:ins w:id="97" w:author="Serm Kulvatunyou" w:date="2016-02-19T15:03:00Z">
        <w:r>
          <w:fldChar w:fldCharType="begin"/>
        </w:r>
        <w:r>
          <w:instrText xml:space="preserve"> REF _Ref392610753 \r \h </w:instrText>
        </w:r>
      </w:ins>
      <w:r>
        <w:fldChar w:fldCharType="separate"/>
      </w:r>
      <w:ins w:id="98" w:author="Serm Kulvatunyou" w:date="2016-02-19T15:03:00Z">
        <w:r>
          <w:t>3.1.1.8</w:t>
        </w:r>
        <w:r>
          <w:fldChar w:fldCharType="end"/>
        </w:r>
        <w:r>
          <w:t>.</w:t>
        </w:r>
      </w:ins>
    </w:p>
    <w:p w:rsidR="00803FFF" w:rsidRDefault="002D5E53" w:rsidP="002D5E53">
      <w:pPr>
        <w:pStyle w:val="Heading5"/>
      </w:pPr>
      <w:bookmarkStart w:id="99" w:name="_Toc442108920"/>
      <w:r>
        <w:t xml:space="preserve">Populate </w:t>
      </w:r>
      <w:proofErr w:type="spellStart"/>
      <w:r w:rsidR="00072832">
        <w:t>bdt_pri_restri</w:t>
      </w:r>
      <w:proofErr w:type="spellEnd"/>
      <w:r>
        <w:t xml:space="preserve"> table</w:t>
      </w:r>
      <w:bookmarkEnd w:id="99"/>
    </w:p>
    <w:p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w:t>
      </w:r>
      <w:r w:rsidR="00864DD4">
        <w:t>e</w:t>
      </w:r>
      <w:r w:rsidR="00864DD4">
        <w:t>fault BDTs and unqualified BDTs.</w:t>
      </w:r>
    </w:p>
    <w:p w:rsidR="00420B87" w:rsidRDefault="00420B87" w:rsidP="002D5E53"/>
    <w:p w:rsidR="002D5E53" w:rsidRDefault="00072832" w:rsidP="002D5E53">
      <w:r>
        <w:rPr>
          <w:rStyle w:val="CodeChar"/>
        </w:rPr>
        <w:t>bdt_pri_restri_id</w:t>
      </w:r>
      <w:r w:rsidR="00420B87">
        <w:t xml:space="preserve"> = Auto-generate database key.</w:t>
      </w:r>
    </w:p>
    <w:p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100"/>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0"/>
      <w:r w:rsidR="00CB1F99">
        <w:rPr>
          <w:rStyle w:val="CommentReference"/>
        </w:rPr>
        <w:commentReference w:id="100"/>
      </w:r>
      <w:r w:rsidR="00567E9B">
        <w:t xml:space="preserve">Each pair of default BDT and unqualified BDT </w:t>
      </w:r>
      <w:r w:rsidR="00CB1F99">
        <w:t>has</w:t>
      </w:r>
      <w:r w:rsidR="00567E9B">
        <w:t xml:space="preserve"> the same set of maps.</w:t>
      </w:r>
    </w:p>
    <w:p w:rsidR="00420B87" w:rsidRDefault="002B3165" w:rsidP="002D5E53">
      <w:r>
        <w:rPr>
          <w:rStyle w:val="CodeChar"/>
        </w:rPr>
        <w:t>code_list_id</w:t>
      </w:r>
      <w:r w:rsidR="00420B87">
        <w:t xml:space="preserve"> = </w:t>
      </w:r>
      <w:r w:rsidR="003C63C1">
        <w:t>Leave blank.</w:t>
      </w:r>
    </w:p>
    <w:p w:rsidR="00420B87" w:rsidRDefault="00405DFB" w:rsidP="002D5E53">
      <w:r>
        <w:rPr>
          <w:rStyle w:val="CodeChar"/>
        </w:rPr>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101" w:name="_Toc442108921"/>
      <w:r>
        <w:t xml:space="preserve">Populate </w:t>
      </w:r>
      <w:r w:rsidR="008A5D34">
        <w:t xml:space="preserve">SC in </w:t>
      </w:r>
      <w:proofErr w:type="spellStart"/>
      <w:r w:rsidR="00530652">
        <w:t>dt_sc</w:t>
      </w:r>
      <w:proofErr w:type="spellEnd"/>
      <w:r>
        <w:t xml:space="preserve"> table</w:t>
      </w:r>
      <w:bookmarkEnd w:id="101"/>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530652" w:rsidP="008A5D34">
      <w:r>
        <w:rPr>
          <w:rStyle w:val="CodeChar"/>
        </w:rPr>
        <w:t>dt_sc_id</w:t>
      </w:r>
      <w:r w:rsidR="008A5D34">
        <w:t xml:space="preserve"> = Auto-generate database key.</w:t>
      </w:r>
    </w:p>
    <w:p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CA2FF1">
        <w:t>.</w:t>
      </w:r>
    </w:p>
    <w:p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102"/>
      <w:r w:rsidR="00D77431">
        <w:rPr>
          <w:rStyle w:val="CodeChar"/>
        </w:rPr>
        <w:t>Definition</w:t>
      </w:r>
      <w:commentRangeEnd w:id="102"/>
      <w:r w:rsidR="00D77431">
        <w:rPr>
          <w:rStyle w:val="CommentReference"/>
        </w:rPr>
        <w:commentReference w:id="102"/>
      </w:r>
      <w:r w:rsidR="00485D64">
        <w:t>.</w:t>
      </w:r>
      <w:r w:rsidR="001F13E7">
        <w:t xml:space="preserve"> If that does not exist or blank, get it from the base.</w:t>
      </w:r>
    </w:p>
    <w:p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w:t>
      </w:r>
      <w:r w:rsidR="003965EA">
        <w:rPr>
          <w:rFonts w:eastAsiaTheme="minorEastAsia"/>
        </w:rPr>
        <w:t>x</w:t>
      </w:r>
      <w:r w:rsidR="003965EA">
        <w:rPr>
          <w:rFonts w:eastAsiaTheme="minorEastAsia"/>
        </w:rPr>
        <w:t>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2335FD" w:rsidRPr="00FE3C57">
        <w:rPr>
          <w:rFonts w:eastAsiaTheme="minorEastAsia"/>
        </w:rPr>
        <w:t xml:space="preserve">Set to 1 except for the </w:t>
      </w:r>
      <w:r w:rsidR="002335FD" w:rsidRPr="00FE3C57">
        <w:rPr>
          <w:rStyle w:val="CodeChar"/>
        </w:rPr>
        <w:t>NormalizedStringType</w:t>
      </w:r>
      <w:r w:rsidR="002335FD" w:rsidRPr="00FE3C57">
        <w:rPr>
          <w:rFonts w:eastAsiaTheme="minorEastAsia"/>
        </w:rPr>
        <w:t xml:space="preserve">, </w:t>
      </w:r>
      <w:r w:rsidR="002335FD" w:rsidRPr="00FE3C57">
        <w:rPr>
          <w:rStyle w:val="CodeChar"/>
        </w:rPr>
        <w:t>TokenType</w:t>
      </w:r>
      <w:r w:rsidR="002335FD" w:rsidRPr="00FE3C57">
        <w:rPr>
          <w:rFonts w:eastAsiaTheme="minorEastAsia"/>
        </w:rPr>
        <w:t xml:space="preserve">, and </w:t>
      </w:r>
      <w:r w:rsidR="002335FD" w:rsidRPr="00FE3C57">
        <w:rPr>
          <w:rStyle w:val="CodeChar"/>
        </w:rPr>
        <w:t>StringType</w:t>
      </w:r>
      <w:r w:rsidR="009C0E99" w:rsidRPr="00FE3C57">
        <w:rPr>
          <w:rStyle w:val="CodeChar"/>
        </w:rPr>
        <w:t>.</w:t>
      </w:r>
      <w:r w:rsidR="002335FD" w:rsidRPr="00FE3C57">
        <w:rPr>
          <w:rFonts w:eastAsiaTheme="minorEastAsia"/>
        </w:rPr>
        <w:t xml:space="preserve"> </w:t>
      </w:r>
      <w:r w:rsidR="009C0E99" w:rsidRPr="00FE3C57">
        <w:rPr>
          <w:rFonts w:eastAsiaTheme="minorEastAsia"/>
        </w:rPr>
        <w:t>S</w:t>
      </w:r>
      <w:r w:rsidR="002335FD" w:rsidRPr="00FE3C57">
        <w:rPr>
          <w:rFonts w:eastAsiaTheme="minorEastAsia"/>
        </w:rPr>
        <w:t xml:space="preserve">et to zero for the </w:t>
      </w:r>
      <w:r w:rsidR="002335FD" w:rsidRPr="00FE3C57">
        <w:rPr>
          <w:rStyle w:val="CodeChar"/>
          <w:rFonts w:eastAsiaTheme="minorEastAsia"/>
        </w:rPr>
        <w:t>languageCode</w:t>
      </w:r>
      <w:r w:rsidR="002335FD" w:rsidRPr="00FE3C57">
        <w:rPr>
          <w:rFonts w:eastAsiaTheme="minorEastAsia"/>
        </w:rPr>
        <w:t xml:space="preserve"> attribute.</w:t>
      </w:r>
      <w:r w:rsidR="002335FD">
        <w:rPr>
          <w:rFonts w:eastAsiaTheme="minorEastAsia"/>
        </w:rPr>
        <w:t xml:space="preserve"> </w:t>
      </w:r>
    </w:p>
    <w:p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p>
    <w:p w:rsidR="007A485B" w:rsidRDefault="007A485B" w:rsidP="007A485B">
      <w:pPr>
        <w:pStyle w:val="Heading5"/>
      </w:pPr>
      <w:bookmarkStart w:id="103" w:name="_Toc442108922"/>
      <w:r>
        <w:t xml:space="preserve">Populate </w:t>
      </w:r>
      <w:proofErr w:type="spellStart"/>
      <w:r w:rsidR="00CF7449">
        <w:t>cdt_sc_awd_pri</w:t>
      </w:r>
      <w:proofErr w:type="spellEnd"/>
      <w:r>
        <w:t xml:space="preserve"> table</w:t>
      </w:r>
      <w:bookmarkEnd w:id="103"/>
    </w:p>
    <w:p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CF7449" w:rsidP="007A485B">
      <w:r>
        <w:rPr>
          <w:rStyle w:val="CodeChar"/>
        </w:rPr>
        <w:t>cdt_sc_awd_pri_id</w:t>
      </w:r>
      <w:r w:rsidR="007A485B">
        <w:t xml:space="preserve"> = Auto-generate database key.</w:t>
      </w:r>
    </w:p>
    <w:p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This column should be populated based on the SC’s represent</w:t>
      </w:r>
      <w:r w:rsidR="007A485B">
        <w:t>a</w:t>
      </w:r>
      <w:r w:rsidR="007A485B">
        <w:t xml:space="preserve">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proofErr w:type="spellStart"/>
      <w:r>
        <w:rPr>
          <w:rStyle w:val="CodeChar"/>
        </w:rPr>
        <w:t>cdt_pri_id</w:t>
      </w:r>
      <w:r w:rsidR="007A485B">
        <w:t>’s</w:t>
      </w:r>
      <w:proofErr w:type="spellEnd"/>
      <w:r w:rsidR="007A485B">
        <w:t xml:space="preserve"> from the </w:t>
      </w:r>
      <w:r w:rsidR="00C822AB">
        <w:rPr>
          <w:rStyle w:val="CodeChar"/>
        </w:rPr>
        <w:t>cdt_awd_pri</w:t>
      </w:r>
      <w:r w:rsidR="007A485B">
        <w:t xml:space="preserve"> table. The look up is done by matching representation term with the data type term (</w:t>
      </w:r>
      <w:proofErr w:type="spellStart"/>
      <w:r w:rsidR="002B066A">
        <w:rPr>
          <w:rStyle w:val="CodeChar"/>
        </w:rPr>
        <w:t>dt</w:t>
      </w:r>
      <w:r w:rsidR="007A485B" w:rsidRPr="00053DFA">
        <w:rPr>
          <w:rStyle w:val="CodeChar"/>
        </w:rPr>
        <w:t>.</w:t>
      </w:r>
      <w:r w:rsidR="00736ABC">
        <w:rPr>
          <w:rStyle w:val="CodeChar"/>
        </w:rPr>
        <w:t>data_type_term</w:t>
      </w:r>
      <w:proofErr w:type="spellEnd"/>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rsidR="007A485B" w:rsidRPr="00CC1B7D" w:rsidRDefault="00405DFB" w:rsidP="007A485B">
      <w:r>
        <w:rPr>
          <w:rStyle w:val="CodeChar"/>
        </w:rPr>
        <w:t>is_default</w:t>
      </w:r>
      <w:r w:rsidR="007A485B">
        <w:t xml:space="preserve"> = Assign the same value obtained from the look up for the previous column.</w:t>
      </w:r>
    </w:p>
    <w:p w:rsidR="007A485B" w:rsidRDefault="007A485B" w:rsidP="00BF2D0E">
      <w:pPr>
        <w:pStyle w:val="Heading5"/>
      </w:pPr>
      <w:bookmarkStart w:id="104" w:name="_Toc442108923"/>
      <w:r>
        <w:t xml:space="preserve">Populate </w:t>
      </w:r>
      <w:proofErr w:type="spellStart"/>
      <w:r w:rsidR="00BF2D0E" w:rsidRPr="00BF2D0E">
        <w:t>cdt_sc_awd_pri_xps_type_map</w:t>
      </w:r>
      <w:proofErr w:type="spellEnd"/>
      <w:r>
        <w:t xml:space="preserve"> table</w:t>
      </w:r>
      <w:bookmarkEnd w:id="104"/>
    </w:p>
    <w:p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BF2D0E" w:rsidP="007A485B">
      <w:r>
        <w:rPr>
          <w:rStyle w:val="CodeChar"/>
        </w:rPr>
        <w:t>cdt_sc_awd_pri_xps_type_map_id</w:t>
      </w:r>
      <w:r w:rsidR="007A485B">
        <w:t xml:space="preserve"> = Auto-generate database key.</w:t>
      </w:r>
    </w:p>
    <w:p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w:t>
      </w:r>
      <w:r w:rsidR="00727D4A">
        <w:t>1</w:t>
      </w:r>
      <w:r w:rsidR="00727D4A">
        <w:t>.5.5</w:t>
      </w:r>
      <w:r>
        <w:fldChar w:fldCharType="end"/>
      </w:r>
      <w:r>
        <w:t xml:space="preserve"> to populate the </w:t>
      </w:r>
      <w:r w:rsidR="00300C7F">
        <w:rPr>
          <w:rStyle w:val="CodeChar"/>
        </w:rPr>
        <w:t>xbt_id</w:t>
      </w:r>
      <w:r>
        <w:t xml:space="preserve"> column accor</w:t>
      </w:r>
      <w:r>
        <w:t>d</w:t>
      </w:r>
      <w:r>
        <w:t xml:space="preserve">ing to the SC allowed primitives.  </w:t>
      </w:r>
    </w:p>
    <w:p w:rsidR="00864DD4" w:rsidRDefault="005F5FC3" w:rsidP="005F5FC3">
      <w:pPr>
        <w:pStyle w:val="Heading5"/>
      </w:pPr>
      <w:bookmarkStart w:id="105" w:name="_Toc442108924"/>
      <w:r>
        <w:lastRenderedPageBreak/>
        <w:t xml:space="preserve">Populate </w:t>
      </w:r>
      <w:proofErr w:type="spellStart"/>
      <w:r w:rsidR="002B3165">
        <w:t>bdt_sc_pri_restri</w:t>
      </w:r>
      <w:proofErr w:type="spellEnd"/>
      <w:r w:rsidR="00862CC7">
        <w:t xml:space="preserve"> table</w:t>
      </w:r>
      <w:bookmarkEnd w:id="105"/>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2B3165" w:rsidP="005F5FC3">
      <w:r>
        <w:rPr>
          <w:rStyle w:val="CodeChar"/>
        </w:rPr>
        <w:t>bdt_sc_pri_restri_id</w:t>
      </w:r>
      <w:r w:rsidR="00E12A5F">
        <w:t xml:space="preserve"> = </w:t>
      </w:r>
      <w:r w:rsidR="00DC003B">
        <w:t>Auto-generate database key.</w:t>
      </w:r>
    </w:p>
    <w:p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w:t>
      </w:r>
      <w:r w:rsidR="00870BE4">
        <w:t>i</w:t>
      </w:r>
      <w:r w:rsidR="00870BE4">
        <w:t xml:space="preserve">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rsidR="00613BEB" w:rsidRDefault="00613BEB" w:rsidP="00567E9B"/>
    <w:p w:rsidR="00613BEB" w:rsidRDefault="00613BEB" w:rsidP="00613BEB">
      <w:r w:rsidRPr="00047E88">
        <w:t>If attribute name contains ‘</w:t>
      </w:r>
      <w:proofErr w:type="spellStart"/>
      <w:r w:rsidRPr="00047E88">
        <w:rPr>
          <w:rStyle w:val="CodeChar"/>
        </w:rPr>
        <w:t>AgencyID</w:t>
      </w:r>
      <w:proofErr w:type="spellEnd"/>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w:t>
      </w:r>
      <w:r w:rsidR="004C2C56">
        <w:t>b</w:t>
      </w:r>
      <w:r w:rsidR="004C2C56">
        <w:t>ute is determined to be a code list as described in the previous column</w:t>
      </w:r>
      <w:r w:rsidR="00567E9B">
        <w:t>.</w:t>
      </w:r>
    </w:p>
    <w:p w:rsidR="007974B1" w:rsidRDefault="007974B1" w:rsidP="00567E9B">
      <w:r>
        <w:t xml:space="preserve">If the type </w:t>
      </w:r>
    </w:p>
    <w:p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2B066A" w:rsidP="00E60542">
            <w:r>
              <w:t xml:space="preserve">The map [CDT Primitive, XSD </w:t>
            </w:r>
            <w:proofErr w:type="spellStart"/>
            <w:r>
              <w:t>BuiltI</w:t>
            </w:r>
            <w:r w:rsidR="00D41F6F">
              <w:t>n</w:t>
            </w:r>
            <w:proofErr w:type="spellEnd"/>
            <w:r w:rsidR="00D41F6F">
              <w:t xml:space="preserve"> Type] derived from the </w:t>
            </w:r>
            <w:r w:rsidR="002B3165">
              <w:rPr>
                <w:rStyle w:val="CodeChar"/>
              </w:rPr>
              <w:t>cdt_sc_awd_pri_xps_type_map_id</w:t>
            </w:r>
            <w:r w:rsidR="00D41F6F">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106" w:name="_Toc442108925"/>
      <w:r>
        <w:lastRenderedPageBreak/>
        <w:t>Import additional BDTs from Meta.xsd</w:t>
      </w:r>
      <w:bookmarkEnd w:id="106"/>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107" w:name="_Toc442108926"/>
      <w:r>
        <w:t xml:space="preserve">Populate the </w:t>
      </w:r>
      <w:proofErr w:type="spellStart"/>
      <w:r w:rsidR="002B066A">
        <w:t>dt</w:t>
      </w:r>
      <w:proofErr w:type="spellEnd"/>
      <w:r>
        <w:t xml:space="preserve"> table</w:t>
      </w:r>
      <w:bookmarkEnd w:id="107"/>
    </w:p>
    <w:p w:rsidR="00BE4347" w:rsidRDefault="00736ABC" w:rsidP="00BE4347">
      <w:r>
        <w:rPr>
          <w:rStyle w:val="CodeChar"/>
        </w:rPr>
        <w:t>dt_id</w:t>
      </w:r>
      <w:r w:rsidR="00BE4347">
        <w:t xml:space="preserve"> = Auto-generate database key.</w:t>
      </w:r>
    </w:p>
    <w:p w:rsidR="00BE4347" w:rsidRDefault="00736ABC" w:rsidP="00BE4347">
      <w:r>
        <w:rPr>
          <w:rStyle w:val="CodeChar"/>
        </w:rPr>
        <w:t>guid</w:t>
      </w:r>
      <w:r w:rsidR="00BE4347">
        <w:t xml:space="preserve"> = Get it from </w:t>
      </w:r>
      <w:r w:rsidR="00BE4347" w:rsidRPr="002809A9">
        <w:rPr>
          <w:rStyle w:val="CodeChar"/>
        </w:rPr>
        <w:t>/@id</w:t>
      </w:r>
      <w:r w:rsidR="00BE4347">
        <w:t>.</w:t>
      </w:r>
    </w:p>
    <w:p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rsidR="00BE4347" w:rsidRDefault="00736ABC" w:rsidP="00BE4347">
      <w:r>
        <w:rPr>
          <w:rStyle w:val="CodeChar"/>
        </w:rPr>
        <w:t>previous_version_dt_id</w:t>
      </w:r>
      <w:r w:rsidR="00BE4347">
        <w:t xml:space="preserve"> = Leave blank.</w:t>
      </w:r>
    </w:p>
    <w:p w:rsidR="00EC1EC8" w:rsidRDefault="00EC1EC8" w:rsidP="00EC1EC8">
      <w:r>
        <w:rPr>
          <w:rStyle w:val="CodeChar"/>
        </w:rPr>
        <w:t>data_type_term</w:t>
      </w:r>
      <w:r>
        <w:t xml:space="preserve"> = </w:t>
      </w:r>
      <w:commentRangeStart w:id="108"/>
      <w:r>
        <w:t xml:space="preserve">Inherit from the based BDT identified in the </w:t>
      </w:r>
      <w:r>
        <w:rPr>
          <w:rStyle w:val="CodeChar"/>
        </w:rPr>
        <w:t>based_dt_id</w:t>
      </w:r>
      <w:r>
        <w:t xml:space="preserve"> column.</w:t>
      </w:r>
      <w:commentRangeEnd w:id="108"/>
      <w:r>
        <w:rPr>
          <w:rStyle w:val="CommentReference"/>
        </w:rPr>
        <w:commentReference w:id="108"/>
      </w:r>
    </w:p>
    <w:p w:rsidR="00EC1EC8" w:rsidRDefault="00EC1EC8" w:rsidP="00EC1EC8">
      <w:r>
        <w:rPr>
          <w:rStyle w:val="CodeChar"/>
        </w:rPr>
        <w:t>qualifier</w:t>
      </w:r>
      <w:r>
        <w:t xml:space="preserve"> = Leave blank.</w:t>
      </w:r>
    </w:p>
    <w:p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BE4347">
        <w:t>.</w:t>
      </w:r>
    </w:p>
    <w:p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rsidR="00BE4347">
        <w:t>.</w:t>
      </w:r>
    </w:p>
    <w:p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rsidR="00BE4347" w:rsidRDefault="00127238" w:rsidP="00BE4347">
      <w:r>
        <w:rPr>
          <w:rStyle w:val="CodeChar"/>
        </w:rPr>
        <w:t>content_component_definition</w:t>
      </w:r>
      <w:r w:rsidR="00BE4347">
        <w:t xml:space="preserve"> = Leave empty.</w:t>
      </w:r>
    </w:p>
    <w:p w:rsidR="00BE4347" w:rsidRDefault="00127238" w:rsidP="00BE4347">
      <w:r>
        <w:rPr>
          <w:rStyle w:val="CodeChar"/>
        </w:rPr>
        <w:t>revision_doc</w:t>
      </w:r>
      <w:r w:rsidR="00BE4347">
        <w:t xml:space="preserve"> = Leave empty.</w:t>
      </w:r>
    </w:p>
    <w:p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rsidR="00BE4347" w:rsidRDefault="00127238" w:rsidP="00BE4347">
      <w:r>
        <w:rPr>
          <w:rStyle w:val="CodeChar"/>
        </w:rPr>
        <w:t>creation_timestamp</w:t>
      </w:r>
      <w:r w:rsidR="00BE4347">
        <w:t xml:space="preserve"> = </w:t>
      </w:r>
      <w:r w:rsidR="00BE4347" w:rsidRPr="00112B28">
        <w:t>Current time</w:t>
      </w:r>
      <w:r w:rsidR="00BE4347">
        <w:t>.</w:t>
      </w:r>
    </w:p>
    <w:p w:rsidR="00BE4347" w:rsidRDefault="00127238" w:rsidP="00BE4347">
      <w:r>
        <w:rPr>
          <w:rStyle w:val="CodeChar"/>
        </w:rPr>
        <w:t>last_update_timestamp</w:t>
      </w:r>
      <w:r w:rsidR="00BE4347">
        <w:t xml:space="preserve"> = Same as </w:t>
      </w:r>
      <w:r>
        <w:rPr>
          <w:rStyle w:val="CodeChar"/>
        </w:rPr>
        <w:t>creation_timestamp</w:t>
      </w:r>
      <w:r w:rsidR="00BE4347">
        <w:t>.</w:t>
      </w:r>
    </w:p>
    <w:p w:rsidR="00AE08FB" w:rsidRDefault="00AE08FB" w:rsidP="00AE08FB">
      <w:r w:rsidRPr="00EB13B1">
        <w:rPr>
          <w:rStyle w:val="CodeChar"/>
        </w:rPr>
        <w:t>revision_num</w:t>
      </w:r>
      <w:r>
        <w:t xml:space="preserve"> = </w:t>
      </w:r>
      <w:r w:rsidRPr="00EB13B1">
        <w:rPr>
          <w:rStyle w:val="CodeChar"/>
        </w:rPr>
        <w:t>0</w:t>
      </w:r>
      <w:r>
        <w:t>.</w:t>
      </w:r>
    </w:p>
    <w:p w:rsidR="00AE08FB" w:rsidRDefault="00AE08FB" w:rsidP="00AE08FB">
      <w:r w:rsidRPr="00EB13B1">
        <w:rPr>
          <w:rStyle w:val="CodeChar"/>
        </w:rPr>
        <w:t>revision_tracking_num</w:t>
      </w:r>
      <w:r>
        <w:t xml:space="preserve"> = </w:t>
      </w:r>
      <w:r w:rsidRPr="00EB13B1">
        <w:rPr>
          <w:rStyle w:val="CodeChar"/>
        </w:rPr>
        <w:t>0</w:t>
      </w:r>
      <w:r>
        <w:t>.</w:t>
      </w:r>
    </w:p>
    <w:p w:rsidR="00AE08FB" w:rsidRDefault="00AE08FB" w:rsidP="00AE08FB">
      <w:r w:rsidRPr="00EB13B1">
        <w:rPr>
          <w:rStyle w:val="CodeChar"/>
        </w:rPr>
        <w:t>revision_action</w:t>
      </w:r>
      <w:r>
        <w:t xml:space="preserve"> = </w:t>
      </w:r>
      <w:r w:rsidRPr="00EB13B1">
        <w:rPr>
          <w:rStyle w:val="CodeChar"/>
        </w:rPr>
        <w:t>null</w:t>
      </w:r>
      <w:r>
        <w:t>.</w:t>
      </w:r>
    </w:p>
    <w:p w:rsidR="00AE08FB" w:rsidRDefault="00AE08FB" w:rsidP="00AE08FB">
      <w:r w:rsidRPr="00EB13B1">
        <w:rPr>
          <w:rStyle w:val="CodeChar"/>
        </w:rPr>
        <w:t>release_id</w:t>
      </w:r>
      <w:r>
        <w:t xml:space="preserve"> = </w:t>
      </w:r>
      <w:r w:rsidRPr="00F323CD">
        <w:rPr>
          <w:rStyle w:val="CodeChar"/>
        </w:rPr>
        <w:t>null</w:t>
      </w:r>
      <w:r>
        <w:t>.</w:t>
      </w:r>
    </w:p>
    <w:p w:rsidR="00AE08FB" w:rsidRDefault="00AE08FB" w:rsidP="00AE08FB">
      <w:r w:rsidRPr="00EB13B1">
        <w:rPr>
          <w:rStyle w:val="CodeChar"/>
        </w:rPr>
        <w:t>current_bdt_id</w:t>
      </w:r>
      <w:r>
        <w:t xml:space="preserve"> = </w:t>
      </w:r>
      <w:r w:rsidRPr="00F323CD">
        <w:rPr>
          <w:rStyle w:val="CodeChar"/>
        </w:rPr>
        <w:t>null</w:t>
      </w:r>
      <w:r>
        <w:t xml:space="preserve">. </w:t>
      </w:r>
    </w:p>
    <w:p w:rsidR="00AE08FB" w:rsidRDefault="00AE08FB" w:rsidP="00AE08FB">
      <w:r w:rsidRPr="00EB13B1">
        <w:rPr>
          <w:rStyle w:val="CodeChar"/>
        </w:rPr>
        <w:t>is_deprecated</w:t>
      </w:r>
      <w:r>
        <w:t xml:space="preserve"> = </w:t>
      </w:r>
      <w:r w:rsidRPr="00F323CD">
        <w:rPr>
          <w:rStyle w:val="CodeChar"/>
        </w:rPr>
        <w:t>false</w:t>
      </w:r>
      <w:r>
        <w:t>.</w:t>
      </w:r>
    </w:p>
    <w:p w:rsidR="00AE08FB" w:rsidRDefault="00AE08FB" w:rsidP="00BE4347"/>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109" w:name="_Toc442108927"/>
      <w:r>
        <w:t xml:space="preserve">Populate </w:t>
      </w:r>
      <w:proofErr w:type="spellStart"/>
      <w:r w:rsidR="00072832">
        <w:t>bdt_pri_restri</w:t>
      </w:r>
      <w:proofErr w:type="spellEnd"/>
      <w:r>
        <w:t xml:space="preserve"> table</w:t>
      </w:r>
      <w:bookmarkEnd w:id="109"/>
    </w:p>
    <w:p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072832" w:rsidP="00DE04FF">
            <w:r>
              <w:rPr>
                <w:rStyle w:val="CodeChar"/>
              </w:rPr>
              <w:t>bdt_pri_restri_id</w:t>
            </w:r>
            <w:r w:rsidR="00BE4347" w:rsidRPr="002A3D59">
              <w:t xml:space="preserve"> = Auto-generate database key.</w:t>
            </w:r>
          </w:p>
        </w:tc>
      </w:tr>
      <w:tr w:rsidR="00BE4347" w:rsidRPr="002A3D59" w:rsidTr="00DE04FF">
        <w:trPr>
          <w:trHeight w:val="719"/>
        </w:trPr>
        <w:tc>
          <w:tcPr>
            <w:tcW w:w="9576" w:type="dxa"/>
          </w:tcPr>
          <w:p w:rsidR="00BE4347" w:rsidRPr="002A3D59" w:rsidRDefault="00072832" w:rsidP="00DE04FF">
            <w:r>
              <w:rPr>
                <w:rStyle w:val="CodeChar"/>
              </w:rPr>
              <w:lastRenderedPageBreak/>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rsidTr="00DE04FF">
        <w:trPr>
          <w:trHeight w:val="431"/>
        </w:trPr>
        <w:tc>
          <w:tcPr>
            <w:tcW w:w="9576" w:type="dxa"/>
          </w:tcPr>
          <w:p w:rsidR="00BE4347" w:rsidRPr="002A3D59" w:rsidRDefault="002B3165" w:rsidP="00DE04FF">
            <w:pPr>
              <w:rPr>
                <w:rStyle w:val="CodeChar"/>
              </w:rPr>
            </w:pPr>
            <w:r>
              <w:rPr>
                <w:rStyle w:val="CodeChar"/>
              </w:rPr>
              <w:t>code_list_id</w:t>
            </w:r>
            <w:r w:rsidR="00BE4347">
              <w:t xml:space="preserve"> = Leave blank.</w:t>
            </w:r>
          </w:p>
        </w:tc>
      </w:tr>
      <w:tr w:rsidR="00BE4347" w:rsidRPr="002A3D59" w:rsidTr="00DE04FF">
        <w:trPr>
          <w:trHeight w:val="449"/>
        </w:trPr>
        <w:tc>
          <w:tcPr>
            <w:tcW w:w="9576" w:type="dxa"/>
          </w:tcPr>
          <w:p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rsidR="00BE4347" w:rsidRDefault="00BE4347" w:rsidP="00BE4347"/>
    <w:p w:rsidR="00BE4347" w:rsidRDefault="00BE4347" w:rsidP="00BE4347">
      <w:pPr>
        <w:pStyle w:val="Heading5"/>
      </w:pPr>
      <w:bookmarkStart w:id="110" w:name="_Toc442108928"/>
      <w:r>
        <w:t xml:space="preserve">Populate SC in the </w:t>
      </w:r>
      <w:proofErr w:type="spellStart"/>
      <w:r w:rsidR="00530652">
        <w:t>dt_sc</w:t>
      </w:r>
      <w:proofErr w:type="spellEnd"/>
      <w:r>
        <w:t xml:space="preserve"> table</w:t>
      </w:r>
      <w:bookmarkEnd w:id="110"/>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530652" w:rsidP="00BE4347">
      <w:r>
        <w:rPr>
          <w:rStyle w:val="CodeChar"/>
        </w:rPr>
        <w:t>dt_sc_id</w:t>
      </w:r>
      <w:r w:rsidR="00BE4347">
        <w:t xml:space="preserve"> = Auto-generate database key.</w:t>
      </w:r>
    </w:p>
    <w:p w:rsidR="00BE4347" w:rsidRDefault="00530652" w:rsidP="00BE4347">
      <w:r>
        <w:rPr>
          <w:rStyle w:val="CodeChar"/>
        </w:rPr>
        <w:t>guid</w:t>
      </w:r>
      <w:r w:rsidR="00BE4347">
        <w:t xml:space="preserve"> = Take the value from .//</w:t>
      </w:r>
      <w:proofErr w:type="spellStart"/>
      <w:r w:rsidR="00BE4347" w:rsidRPr="00293EEB">
        <w:rPr>
          <w:rStyle w:val="CodeChar"/>
        </w:rPr>
        <w:t>xsd:attribute</w:t>
      </w:r>
      <w:proofErr w:type="spellEnd"/>
      <w:r w:rsidR="00BE4347" w:rsidRPr="00293EEB">
        <w:rPr>
          <w:rStyle w:val="CodeChar"/>
        </w:rPr>
        <w:t>/@id</w:t>
      </w:r>
      <w:r w:rsidR="00BE4347">
        <w:rPr>
          <w:rStyle w:val="CodeChar"/>
        </w:rPr>
        <w:t>.</w:t>
      </w:r>
    </w:p>
    <w:p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w:t>
      </w:r>
      <w:r w:rsidR="00BE4347">
        <w:t>t</w:t>
      </w:r>
      <w:r w:rsidR="00BE4347">
        <w:t>ing string.</w:t>
      </w:r>
    </w:p>
    <w:p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0. </w:t>
      </w:r>
    </w:p>
    <w:p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w:t>
      </w:r>
      <w:r w:rsidR="00BE4347">
        <w:rPr>
          <w:rFonts w:eastAsiaTheme="minorEastAsia"/>
        </w:rPr>
        <w:t>b</w:t>
      </w:r>
      <w:r w:rsidR="00BE4347">
        <w:rPr>
          <w:rFonts w:eastAsiaTheme="minorEastAsia"/>
        </w:rPr>
        <w:t xml:space="preserve">ute does not exist, it means 1. </w:t>
      </w:r>
    </w:p>
    <w:p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rsidR="000A7D41" w:rsidRDefault="000A7D41" w:rsidP="00BE4347">
      <w:pPr>
        <w:pStyle w:val="Heading5"/>
      </w:pPr>
      <w:bookmarkStart w:id="111" w:name="_Toc442108929"/>
      <w:r>
        <w:t xml:space="preserve">Populate </w:t>
      </w:r>
      <w:proofErr w:type="spellStart"/>
      <w:r w:rsidR="00CF7449">
        <w:t>cdt_sc_awd_pri</w:t>
      </w:r>
      <w:proofErr w:type="spellEnd"/>
      <w:r>
        <w:t xml:space="preserve"> </w:t>
      </w:r>
      <w:commentRangeStart w:id="112"/>
      <w:r>
        <w:t>table</w:t>
      </w:r>
      <w:bookmarkEnd w:id="111"/>
      <w:commentRangeEnd w:id="112"/>
      <w:r w:rsidR="00175BFE">
        <w:rPr>
          <w:rStyle w:val="CommentReference"/>
          <w:b w:val="0"/>
          <w:i w:val="0"/>
          <w:color w:val="auto"/>
        </w:rPr>
        <w:commentReference w:id="112"/>
      </w:r>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CF7449" w:rsidP="00604D84">
      <w:r>
        <w:rPr>
          <w:rStyle w:val="CodeChar"/>
        </w:rPr>
        <w:t>cdt_sc_awd_pri_id</w:t>
      </w:r>
      <w:r w:rsidR="00604D84">
        <w:t xml:space="preserve"> = Auto-generate database key.</w:t>
      </w:r>
    </w:p>
    <w:p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113" w:name="_Toc442108930"/>
      <w:r>
        <w:t xml:space="preserve">Populate </w:t>
      </w:r>
      <w:proofErr w:type="spellStart"/>
      <w:r w:rsidR="00BF2D0E">
        <w:t>cdt_sc_awd_pri_xps_type_map</w:t>
      </w:r>
      <w:proofErr w:type="spellEnd"/>
      <w:r>
        <w:t xml:space="preserve"> table</w:t>
      </w:r>
      <w:bookmarkEnd w:id="113"/>
    </w:p>
    <w:p w:rsidR="00086E98" w:rsidRPr="00C4501A" w:rsidRDefault="00086E98" w:rsidP="00086E98">
      <w:r>
        <w:lastRenderedPageBreak/>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00CF7449">
        <w:rPr>
          <w:rStyle w:val="CodeChar"/>
        </w:rPr>
        <w:t>cdt_sc_awd_pri</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BF2D0E" w:rsidP="00086E98">
      <w:r>
        <w:rPr>
          <w:rStyle w:val="CodeChar"/>
        </w:rPr>
        <w:t>cdt_sc_awd_pri_xps_type_map_id</w:t>
      </w:r>
      <w:r w:rsidR="00086E98">
        <w:t xml:space="preserve"> = Auto-generate database key.</w:t>
      </w:r>
    </w:p>
    <w:p w:rsidR="00086E98" w:rsidRDefault="00CF7449" w:rsidP="00086E98">
      <w:r>
        <w:rPr>
          <w:rStyle w:val="CodeChar"/>
        </w:rPr>
        <w:t>cdt_sc_awd_pri</w:t>
      </w:r>
      <w:r w:rsidR="00086E98">
        <w:t xml:space="preserve"> = Foreign key to </w:t>
      </w:r>
      <w:proofErr w:type="spellStart"/>
      <w:r>
        <w:rPr>
          <w:rStyle w:val="CodeChar"/>
        </w:rPr>
        <w:t>cdt_sc_awd_pri</w:t>
      </w:r>
      <w:r w:rsidR="00086E98">
        <w:rPr>
          <w:rStyle w:val="IntenseEmphasis"/>
          <w:b w:val="0"/>
          <w:bCs w:val="0"/>
          <w:i w:val="0"/>
          <w:iCs w:val="0"/>
          <w:color w:val="auto"/>
        </w:rPr>
        <w:t>.</w:t>
      </w:r>
      <w:r>
        <w:rPr>
          <w:rStyle w:val="CodeChar"/>
        </w:rPr>
        <w:t>cdt_sc_awd_pri_id</w:t>
      </w:r>
      <w:proofErr w:type="spellEnd"/>
      <w:r w:rsidR="00086E98" w:rsidRPr="00086E98">
        <w:t xml:space="preserve"> </w:t>
      </w:r>
      <w:r w:rsidR="00086E98">
        <w:t>p</w:t>
      </w:r>
      <w:r w:rsidR="00086E98" w:rsidRPr="00086E98">
        <w:t>ointing to the each row pop</w:t>
      </w:r>
      <w:r w:rsidR="00086E98" w:rsidRPr="00086E98">
        <w:t>u</w:t>
      </w:r>
      <w:r w:rsidR="00086E98" w:rsidRPr="00086E98">
        <w:t>lated in the previous section.</w:t>
      </w:r>
      <w:r w:rsidR="00086E98">
        <w:rPr>
          <w:rStyle w:val="IntenseEmphasis"/>
          <w:b w:val="0"/>
          <w:bCs w:val="0"/>
          <w:i w:val="0"/>
          <w:iCs w:val="0"/>
          <w:color w:val="auto"/>
        </w:rPr>
        <w:t xml:space="preserve"> </w:t>
      </w:r>
    </w:p>
    <w:p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w:t>
      </w:r>
      <w:r>
        <w:t>d</w:t>
      </w:r>
      <w:r>
        <w:t xml:space="preserve">ing to CDT primitive in the </w:t>
      </w:r>
      <w:r w:rsidR="00CF7449">
        <w:rPr>
          <w:rStyle w:val="CodeChar"/>
        </w:rPr>
        <w:t>cdt_sc_awd_pri</w:t>
      </w:r>
      <w:r>
        <w:t xml:space="preserve"> column.  </w:t>
      </w:r>
    </w:p>
    <w:p w:rsidR="00BE4347" w:rsidRDefault="00BE4347" w:rsidP="00BE4347">
      <w:pPr>
        <w:pStyle w:val="Heading5"/>
      </w:pPr>
      <w:bookmarkStart w:id="114" w:name="_Toc442108931"/>
      <w:r>
        <w:t xml:space="preserve">Populate the </w:t>
      </w:r>
      <w:proofErr w:type="spellStart"/>
      <w:r w:rsidR="002B3165">
        <w:t>bdt_sc_pri_restri</w:t>
      </w:r>
      <w:proofErr w:type="spellEnd"/>
      <w:r>
        <w:t xml:space="preserve"> table</w:t>
      </w:r>
      <w:bookmarkEnd w:id="114"/>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2B3165" w:rsidP="00DE04FF">
            <w:r>
              <w:rPr>
                <w:rStyle w:val="CodeChar"/>
              </w:rPr>
              <w:t>bdt_sc_pri_restri_id</w:t>
            </w:r>
            <w:r w:rsidR="00BE4347" w:rsidRPr="00585CF4">
              <w:t xml:space="preserve"> = Auto-generate database key.</w:t>
            </w:r>
          </w:p>
        </w:tc>
      </w:tr>
      <w:tr w:rsidR="00BE4347" w:rsidRPr="00585CF4" w:rsidTr="00DE04FF">
        <w:tc>
          <w:tcPr>
            <w:tcW w:w="9576" w:type="dxa"/>
          </w:tcPr>
          <w:p w:rsidR="00BE4347" w:rsidRPr="00585CF4" w:rsidRDefault="002B3165" w:rsidP="00DE04FF">
            <w:r>
              <w:rPr>
                <w:rStyle w:val="CodeChar"/>
              </w:rPr>
              <w:t>bdt_sc_id</w:t>
            </w:r>
            <w:r w:rsidR="00BE4347"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00BF2D0E">
              <w:rPr>
                <w:rStyle w:val="CodeChar"/>
              </w:rPr>
              <w:t>cdt_sc_awd_pri_xps_type_map_id</w:t>
            </w:r>
            <w:r>
              <w:t>’s</w:t>
            </w:r>
            <w:proofErr w:type="spellEnd"/>
            <w:r>
              <w:t xml:space="preserve">,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00BF2D0E">
              <w:rPr>
                <w:rStyle w:val="CodeChar"/>
              </w:rPr>
              <w:t>cdt_sc_awd_pri_xps_type_map_id</w:t>
            </w:r>
            <w:r>
              <w:t>’s</w:t>
            </w:r>
            <w:proofErr w:type="spellEnd"/>
            <w:r>
              <w:t xml:space="preserve"> from the previous se</w:t>
            </w:r>
            <w:r>
              <w:t>c</w:t>
            </w:r>
            <w:r>
              <w:t xml:space="preserve">tion and set the </w:t>
            </w:r>
            <w:r w:rsidR="00405DFB">
              <w:rPr>
                <w:rStyle w:val="CodeChar"/>
              </w:rPr>
              <w:t>is_default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rsidTr="00DE04FF">
        <w:tc>
          <w:tcPr>
            <w:tcW w:w="9576" w:type="dxa"/>
          </w:tcPr>
          <w:p w:rsidR="00BE4347" w:rsidRPr="00A13989" w:rsidRDefault="002B3165" w:rsidP="00DE04FF">
            <w:r>
              <w:rPr>
                <w:rStyle w:val="CodeChar"/>
              </w:rPr>
              <w:t>agency_id_list_id</w:t>
            </w:r>
            <w:r w:rsidR="00BE4347" w:rsidRPr="006B13DA">
              <w:t xml:space="preserve"> = Leave blank</w:t>
            </w:r>
            <w:r w:rsidR="00BE4347">
              <w:rPr>
                <w:rStyle w:val="CodeChar"/>
              </w:rPr>
              <w:t>.</w:t>
            </w:r>
          </w:p>
        </w:tc>
      </w:tr>
    </w:tbl>
    <w:p w:rsidR="0048363E" w:rsidRDefault="0048363E" w:rsidP="00ED2544">
      <w:pPr>
        <w:pStyle w:val="Heading4"/>
      </w:pPr>
      <w:bookmarkStart w:id="115" w:name="_Toc442108932"/>
      <w:bookmarkStart w:id="116" w:name="_Ref395176768"/>
      <w:r>
        <w:t>Pseudo functions used for describing the imports</w:t>
      </w:r>
      <w:bookmarkEnd w:id="115"/>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lastRenderedPageBreak/>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w:t>
      </w:r>
      <w:r>
        <w:t>l</w:t>
      </w:r>
      <w:r>
        <w:t>umn.</w:t>
      </w:r>
    </w:p>
    <w:p w:rsidR="00E12A5F" w:rsidRDefault="00970952" w:rsidP="00ED2544">
      <w:pPr>
        <w:pStyle w:val="Heading4"/>
      </w:pPr>
      <w:bookmarkStart w:id="117" w:name="_Toc442108933"/>
      <w:r>
        <w:t>Import</w:t>
      </w:r>
      <w:r w:rsidR="00BE4347">
        <w:t xml:space="preserve"> </w:t>
      </w:r>
      <w:r w:rsidR="003A128A">
        <w:t>Qualified BDTs</w:t>
      </w:r>
      <w:bookmarkEnd w:id="116"/>
      <w:bookmarkEnd w:id="117"/>
    </w:p>
    <w:p w:rsidR="00154D4F" w:rsidRDefault="00154D4F" w:rsidP="00154D4F"/>
    <w:p w:rsidR="00025339" w:rsidRDefault="00025339" w:rsidP="00306246">
      <w:pPr>
        <w:pStyle w:val="Heading5"/>
        <w:rPr>
          <w:ins w:id="118" w:author="Serm Kulvatunyou" w:date="2016-02-19T15:11:00Z"/>
        </w:rPr>
      </w:pPr>
      <w:ins w:id="119" w:author="Serm Kulvatunyou" w:date="2016-02-19T15:07:00Z">
        <w:r>
          <w:t xml:space="preserve">Import qualified </w:t>
        </w:r>
        <w:proofErr w:type="spellStart"/>
        <w:r>
          <w:t>CodeContentType</w:t>
        </w:r>
      </w:ins>
      <w:proofErr w:type="spellEnd"/>
    </w:p>
    <w:p w:rsidR="00025339" w:rsidRDefault="00025339" w:rsidP="00154D4F">
      <w:pPr>
        <w:rPr>
          <w:ins w:id="120" w:author="Serm Kulvatunyou" w:date="2016-02-19T15:11:00Z"/>
        </w:rPr>
      </w:pPr>
    </w:p>
    <w:p w:rsidR="00025339" w:rsidRDefault="00025339" w:rsidP="00154D4F">
      <w:pPr>
        <w:rPr>
          <w:ins w:id="121" w:author="Serm Kulvatunyou" w:date="2016-02-19T16:53:00Z"/>
        </w:rPr>
      </w:pPr>
      <w:ins w:id="122" w:author="Serm Kulvatunyou" w:date="2016-02-19T15:11:00Z">
        <w:r>
          <w:t xml:space="preserve">These </w:t>
        </w:r>
      </w:ins>
      <w:ins w:id="123" w:author="Serm Kulvatunyou" w:date="2016-02-19T16:50:00Z">
        <w:r w:rsidR="00306246">
          <w:t xml:space="preserve">are the </w:t>
        </w:r>
        <w:r w:rsidR="00306246" w:rsidRPr="00306246">
          <w:rPr>
            <w:rStyle w:val="CodeChar"/>
          </w:rPr>
          <w:t>xsd:simpleType</w:t>
        </w:r>
        <w:r w:rsidR="00306246">
          <w:t xml:space="preserve"> whose name</w:t>
        </w:r>
      </w:ins>
      <w:ins w:id="124" w:author="Serm Kulvatunyou" w:date="2016-02-19T16:52:00Z">
        <w:r w:rsidR="00306246">
          <w:t>s</w:t>
        </w:r>
      </w:ins>
      <w:ins w:id="125" w:author="Serm Kulvatunyou" w:date="2016-02-19T16:50:00Z">
        <w:r w:rsidR="00306246">
          <w:t xml:space="preserve"> end with </w:t>
        </w:r>
        <w:r w:rsidR="00306246" w:rsidRPr="00306246">
          <w:rPr>
            <w:rStyle w:val="CodeChar"/>
          </w:rPr>
          <w:t>‘CodeContentType’</w:t>
        </w:r>
      </w:ins>
      <w:ins w:id="126" w:author="Serm Kulvatunyou" w:date="2016-02-19T16:51:00Z">
        <w:r w:rsidR="00306246">
          <w:t xml:space="preserve">, except the </w:t>
        </w:r>
        <w:r w:rsidR="00306246" w:rsidRPr="00306246">
          <w:rPr>
            <w:rStyle w:val="CodeChar"/>
          </w:rPr>
          <w:t>‘CodeContentType’</w:t>
        </w:r>
        <w:r w:rsidR="00306246">
          <w:t xml:space="preserve"> itself</w:t>
        </w:r>
      </w:ins>
      <w:ins w:id="127" w:author="Serm Kulvatunyou" w:date="2016-02-19T16:50:00Z">
        <w:r w:rsidR="00306246">
          <w:t>.</w:t>
        </w:r>
      </w:ins>
      <w:ins w:id="128" w:author="Serm Kulvatunyou" w:date="2016-02-19T16:57:00Z">
        <w:r w:rsidR="00306246">
          <w:t xml:space="preserve"> There are 59 of these in OAGIS 10.1.</w:t>
        </w:r>
      </w:ins>
    </w:p>
    <w:p w:rsidR="00306246" w:rsidRDefault="00306246" w:rsidP="00154D4F">
      <w:pPr>
        <w:rPr>
          <w:ins w:id="129" w:author="Serm Kulvatunyou" w:date="2016-02-19T16:53:00Z"/>
        </w:rPr>
      </w:pPr>
    </w:p>
    <w:p w:rsidR="00306246" w:rsidRDefault="00306246" w:rsidP="00306246">
      <w:pPr>
        <w:pStyle w:val="Heading6"/>
        <w:rPr>
          <w:ins w:id="130" w:author="Serm Kulvatunyou" w:date="2016-02-19T16:54:00Z"/>
        </w:rPr>
      </w:pPr>
      <w:ins w:id="131" w:author="Serm Kulvatunyou" w:date="2016-02-19T16:53:00Z">
        <w:r>
          <w:t xml:space="preserve">Populate the qualified </w:t>
        </w:r>
        <w:proofErr w:type="spellStart"/>
        <w:r>
          <w:t>CodeContentType</w:t>
        </w:r>
        <w:proofErr w:type="spellEnd"/>
        <w:r>
          <w:t xml:space="preserve"> in the </w:t>
        </w:r>
        <w:proofErr w:type="spellStart"/>
        <w:r>
          <w:t>dt</w:t>
        </w:r>
        <w:proofErr w:type="spellEnd"/>
        <w:r>
          <w:t xml:space="preserve"> table</w:t>
        </w:r>
      </w:ins>
    </w:p>
    <w:p w:rsidR="00306246" w:rsidRDefault="00306246" w:rsidP="00306246">
      <w:pPr>
        <w:rPr>
          <w:ins w:id="132" w:author="Serm Kulvatunyou" w:date="2016-02-19T17:07:00Z"/>
        </w:rPr>
      </w:pPr>
      <w:ins w:id="133" w:author="Serm Kulvatunyou" w:date="2016-02-19T16:58:00Z">
        <w:r>
          <w:t xml:space="preserve">Qualified </w:t>
        </w:r>
        <w:r w:rsidRPr="003A5704">
          <w:rPr>
            <w:rStyle w:val="CodeChar"/>
          </w:rPr>
          <w:t>CodeContentType</w:t>
        </w:r>
        <w:r>
          <w:t xml:space="preserve"> is a </w:t>
        </w:r>
      </w:ins>
      <w:ins w:id="134" w:author="Serm Kulvatunyou" w:date="2016-02-19T16:59:00Z">
        <w:r>
          <w:t xml:space="preserve">qualified </w:t>
        </w:r>
      </w:ins>
      <w:ins w:id="135" w:author="Serm Kulvatunyou" w:date="2016-02-19T16:58:00Z">
        <w:r>
          <w:t xml:space="preserve">BDT based on the </w:t>
        </w:r>
        <w:r w:rsidRPr="003A5704">
          <w:rPr>
            <w:rStyle w:val="CodeChar"/>
          </w:rPr>
          <w:t>CodeContentType</w:t>
        </w:r>
        <w:r>
          <w:t xml:space="preserve"> unqualified BDT</w:t>
        </w:r>
      </w:ins>
      <w:ins w:id="136" w:author="Serm Kulvatunyou" w:date="2016-02-19T17:05:00Z">
        <w:r w:rsidR="003A5704">
          <w:t xml:space="preserve"> imported earlier</w:t>
        </w:r>
      </w:ins>
      <w:ins w:id="137" w:author="Serm Kulvatunyou" w:date="2016-02-19T16:58:00Z">
        <w:r>
          <w:t>.</w:t>
        </w:r>
      </w:ins>
      <w:ins w:id="138" w:author="Serm Kulvatunyou" w:date="2016-02-19T17:05:00Z">
        <w:r w:rsidR="003A5704">
          <w:t xml:space="preserve"> For each type populate the </w:t>
        </w:r>
        <w:r w:rsidR="003A5704" w:rsidRPr="003A5704">
          <w:rPr>
            <w:rStyle w:val="CodeChar"/>
          </w:rPr>
          <w:t>dt</w:t>
        </w:r>
        <w:r w:rsidR="003A5704">
          <w:t xml:space="preserve"> table as follows.</w:t>
        </w:r>
      </w:ins>
    </w:p>
    <w:p w:rsidR="003A5704" w:rsidRDefault="003A5704" w:rsidP="00306246">
      <w:pPr>
        <w:rPr>
          <w:ins w:id="139" w:author="Serm Kulvatunyou" w:date="2016-02-19T17:07:00Z"/>
        </w:rPr>
      </w:pPr>
    </w:p>
    <w:p w:rsidR="003A5704" w:rsidRDefault="003A5704" w:rsidP="003A5704">
      <w:pPr>
        <w:rPr>
          <w:ins w:id="140" w:author="Serm Kulvatunyou" w:date="2016-02-19T17:07:00Z"/>
        </w:rPr>
      </w:pPr>
      <w:ins w:id="141" w:author="Serm Kulvatunyou" w:date="2016-02-19T17:07:00Z">
        <w:r>
          <w:rPr>
            <w:rStyle w:val="CodeChar"/>
          </w:rPr>
          <w:t>dt_id</w:t>
        </w:r>
        <w:r>
          <w:t xml:space="preserve"> = Auto-generate database key.</w:t>
        </w:r>
      </w:ins>
    </w:p>
    <w:p w:rsidR="003A5704" w:rsidRDefault="003A5704" w:rsidP="003A5704">
      <w:pPr>
        <w:rPr>
          <w:ins w:id="142" w:author="Serm Kulvatunyou" w:date="2016-02-19T17:07:00Z"/>
        </w:rPr>
      </w:pPr>
      <w:ins w:id="143" w:author="Serm Kulvatunyou" w:date="2016-02-19T17:07:00Z">
        <w:r>
          <w:rPr>
            <w:rStyle w:val="CodeChar"/>
          </w:rPr>
          <w:t>guid</w:t>
        </w:r>
        <w:r>
          <w:t xml:space="preserve"> = Get it from </w:t>
        </w:r>
        <w:r w:rsidRPr="002809A9">
          <w:rPr>
            <w:rStyle w:val="CodeChar"/>
          </w:rPr>
          <w:t>/@id</w:t>
        </w:r>
        <w:r>
          <w:t>.</w:t>
        </w:r>
      </w:ins>
    </w:p>
    <w:p w:rsidR="003A5704" w:rsidRDefault="003A5704" w:rsidP="003A5704">
      <w:pPr>
        <w:rPr>
          <w:ins w:id="144" w:author="Serm Kulvatunyou" w:date="2016-02-19T17:07:00Z"/>
        </w:rPr>
      </w:pPr>
      <w:ins w:id="145"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rsidR="003A5704" w:rsidRDefault="003A5704" w:rsidP="003A5704">
      <w:pPr>
        <w:rPr>
          <w:ins w:id="146" w:author="Serm Kulvatunyou" w:date="2016-02-19T17:07:00Z"/>
        </w:rPr>
      </w:pPr>
      <w:ins w:id="147"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rsidR="003A5704" w:rsidRDefault="003A5704" w:rsidP="003A5704">
      <w:pPr>
        <w:rPr>
          <w:ins w:id="148" w:author="Serm Kulvatunyou" w:date="2016-02-19T17:10:00Z"/>
        </w:rPr>
      </w:pPr>
      <w:ins w:id="149" w:author="Serm Kulvatunyou" w:date="2016-02-19T17:07:00Z">
        <w:r>
          <w:rPr>
            <w:rStyle w:val="CodeChar"/>
          </w:rPr>
          <w:t>previous_version_dt_id</w:t>
        </w:r>
        <w:r>
          <w:t xml:space="preserve"> = Leave blank.</w:t>
        </w:r>
      </w:ins>
    </w:p>
    <w:p w:rsidR="003A5704" w:rsidRDefault="003A5704" w:rsidP="003A5704">
      <w:pPr>
        <w:rPr>
          <w:ins w:id="150" w:author="Serm Kulvatunyou" w:date="2016-02-19T17:18:00Z"/>
        </w:rPr>
      </w:pPr>
      <w:ins w:id="151" w:author="Serm Kulvatunyou" w:date="2016-02-19T17:18:00Z">
        <w:r>
          <w:rPr>
            <w:rStyle w:val="CodeChar"/>
          </w:rPr>
          <w:t>data_type_term</w:t>
        </w:r>
        <w:r>
          <w:t xml:space="preserve"> = Inherit from the based BDT identified in the </w:t>
        </w:r>
        <w:r>
          <w:rPr>
            <w:rStyle w:val="CodeChar"/>
          </w:rPr>
          <w:t>based_dt_id</w:t>
        </w:r>
        <w:r>
          <w:t xml:space="preserve"> column.</w:t>
        </w:r>
      </w:ins>
    </w:p>
    <w:p w:rsidR="003A5704" w:rsidRDefault="003A5704" w:rsidP="003A5704">
      <w:pPr>
        <w:rPr>
          <w:ins w:id="152" w:author="Serm Kulvatunyou" w:date="2016-02-19T17:07:00Z"/>
        </w:rPr>
      </w:pPr>
      <w:ins w:id="153"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154" w:author="Serm Kulvatunyou" w:date="2016-02-19T17:20:00Z">
        <w:r w:rsidR="00556A9C">
          <w:rPr>
            <w:rStyle w:val="CodeChar"/>
          </w:rPr>
          <w:t>CodeContent</w:t>
        </w:r>
      </w:ins>
      <w:ins w:id="155" w:author="Serm Kulvatunyou" w:date="2016-02-19T17:11:00Z">
        <w:r w:rsidRPr="00A158C7">
          <w:rPr>
            <w:rStyle w:val="CodeChar"/>
          </w:rPr>
          <w:t>Type”)</w:t>
        </w:r>
        <w:r>
          <w:rPr>
            <w:rStyle w:val="CodeChar"/>
          </w:rPr>
          <w:t>)</w:t>
        </w:r>
      </w:ins>
      <w:ins w:id="156" w:author="Serm Kulvatunyou" w:date="2016-02-19T17:21:00Z">
        <w:r w:rsidR="00556A9C">
          <w:rPr>
            <w:rStyle w:val="CodeChar"/>
          </w:rPr>
          <w:t xml:space="preserve">. </w:t>
        </w:r>
      </w:ins>
      <w:ins w:id="157" w:author="Serm Kulvatunyou" w:date="2016-02-19T17:11:00Z">
        <w:r>
          <w:t>If this results in a blank string, an exception or warning should be logged.</w:t>
        </w:r>
      </w:ins>
    </w:p>
    <w:p w:rsidR="003A5704" w:rsidRDefault="003A5704" w:rsidP="003A5704">
      <w:pPr>
        <w:rPr>
          <w:ins w:id="158" w:author="Serm Kulvatunyou" w:date="2016-02-19T17:07:00Z"/>
        </w:rPr>
      </w:pPr>
      <w:ins w:id="159" w:author="Serm Kulvatunyou" w:date="2016-02-19T17:07:00Z">
        <w:r>
          <w:rPr>
            <w:rStyle w:val="CodeChar"/>
          </w:rPr>
          <w:t>based_dt_id</w:t>
        </w:r>
        <w:r>
          <w:t xml:space="preserve"> =</w:t>
        </w:r>
      </w:ins>
      <w:ins w:id="160"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161" w:author="Serm Kulvatunyou" w:date="2016-02-19T17:07:00Z">
        <w:r>
          <w:t>.</w:t>
        </w:r>
      </w:ins>
    </w:p>
    <w:p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w:t>
      </w:r>
      <w:r>
        <w:t>p</w:t>
      </w:r>
      <w:r>
        <w:t>ty.</w:t>
      </w:r>
    </w:p>
    <w:p w:rsidR="003A5704" w:rsidRDefault="003A5704" w:rsidP="003A5704">
      <w:pPr>
        <w:rPr>
          <w:ins w:id="162" w:author="Serm Kulvatunyou" w:date="2016-02-19T17:07:00Z"/>
        </w:rPr>
      </w:pPr>
      <w:ins w:id="163"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164" w:author="Serm Kulvatunyou" w:date="2016-02-19T17:50:00Z">
        <w:r w:rsidR="00DA252D">
          <w:rPr>
            <w:rStyle w:val="CodeChar"/>
          </w:rPr>
          <w:t>Action_ Code Content</w:t>
        </w:r>
      </w:ins>
      <w:ins w:id="165" w:author="Serm Kulvatunyou" w:date="2016-02-19T17:07:00Z">
        <w:r w:rsidRPr="00112B28">
          <w:rPr>
            <w:rStyle w:val="CodeChar"/>
          </w:rPr>
          <w:t>. Content”</w:t>
        </w:r>
        <w:r>
          <w:t>.</w:t>
        </w:r>
      </w:ins>
    </w:p>
    <w:p w:rsidR="003A5704" w:rsidRDefault="003A5704" w:rsidP="003A5704">
      <w:pPr>
        <w:rPr>
          <w:ins w:id="166" w:author="Serm Kulvatunyou" w:date="2016-02-19T17:07:00Z"/>
        </w:rPr>
      </w:pPr>
      <w:ins w:id="167"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rsidR="003A5704" w:rsidRDefault="003A5704" w:rsidP="003A5704">
      <w:pPr>
        <w:rPr>
          <w:ins w:id="168" w:author="Serm Kulvatunyou" w:date="2016-02-19T17:07:00Z"/>
        </w:rPr>
      </w:pPr>
      <w:ins w:id="169" w:author="Serm Kulvatunyou" w:date="2016-02-19T17:07:00Z">
        <w:r>
          <w:rPr>
            <w:rStyle w:val="CodeChar"/>
          </w:rPr>
          <w:t>content_component_definition</w:t>
        </w:r>
        <w:r>
          <w:t xml:space="preserve"> = Leave empty.</w:t>
        </w:r>
      </w:ins>
    </w:p>
    <w:p w:rsidR="003A5704" w:rsidRDefault="003A5704" w:rsidP="003A5704">
      <w:pPr>
        <w:rPr>
          <w:ins w:id="170" w:author="Serm Kulvatunyou" w:date="2016-02-19T17:07:00Z"/>
        </w:rPr>
      </w:pPr>
      <w:ins w:id="171" w:author="Serm Kulvatunyou" w:date="2016-02-19T17:07:00Z">
        <w:r>
          <w:rPr>
            <w:rStyle w:val="CodeChar"/>
          </w:rPr>
          <w:t>revision_doc</w:t>
        </w:r>
        <w:r>
          <w:t xml:space="preserve"> = Leave empty.</w:t>
        </w:r>
      </w:ins>
    </w:p>
    <w:p w:rsidR="003A5704" w:rsidRDefault="003A5704" w:rsidP="003A5704">
      <w:pPr>
        <w:rPr>
          <w:ins w:id="172" w:author="Serm Kulvatunyou" w:date="2016-02-19T17:07:00Z"/>
        </w:rPr>
      </w:pPr>
      <w:ins w:id="173"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rsidR="003A5704" w:rsidRDefault="003A5704" w:rsidP="003A5704">
      <w:pPr>
        <w:rPr>
          <w:ins w:id="174" w:author="Serm Kulvatunyou" w:date="2016-02-19T17:19:00Z"/>
        </w:rPr>
      </w:pPr>
      <w:ins w:id="175" w:author="Serm Kulvatunyou" w:date="2016-02-19T17:07:00Z">
        <w:r>
          <w:rPr>
            <w:rStyle w:val="CodeChar"/>
          </w:rPr>
          <w:lastRenderedPageBreak/>
          <w:t>created_by</w:t>
        </w:r>
        <w:r>
          <w:t xml:space="preserve"> = </w:t>
        </w:r>
        <w:r w:rsidRPr="00112B28">
          <w:rPr>
            <w:rStyle w:val="CodeChar"/>
          </w:rPr>
          <w:t>“</w:t>
        </w:r>
        <w:r>
          <w:rPr>
            <w:rStyle w:val="CodeChar"/>
          </w:rPr>
          <w:t>oagis</w:t>
        </w:r>
        <w:r w:rsidRPr="00112B28">
          <w:rPr>
            <w:rStyle w:val="CodeChar"/>
          </w:rPr>
          <w:t>”</w:t>
        </w:r>
        <w:r>
          <w:t>.</w:t>
        </w:r>
      </w:ins>
    </w:p>
    <w:p w:rsidR="00556A9C" w:rsidRDefault="00DA252D" w:rsidP="003A5704">
      <w:pPr>
        <w:rPr>
          <w:ins w:id="176" w:author="Serm Kulvatunyou" w:date="2016-02-19T17:07:00Z"/>
        </w:rPr>
      </w:pPr>
      <w:ins w:id="177" w:author="Serm Kulvatunyou" w:date="2016-02-19T17:51:00Z">
        <w:r>
          <w:rPr>
            <w:rStyle w:val="CodeChar"/>
          </w:rPr>
          <w:t>o</w:t>
        </w:r>
      </w:ins>
      <w:ins w:id="178" w:author="Serm Kulvatunyou" w:date="2016-02-19T17:19:00Z">
        <w:r w:rsidR="00556A9C" w:rsidRPr="00DA252D">
          <w:rPr>
            <w:rStyle w:val="CodeChar"/>
          </w:rPr>
          <w:t>wner_user_id</w:t>
        </w:r>
        <w:r w:rsidR="00556A9C">
          <w:t xml:space="preserve"> = </w:t>
        </w:r>
      </w:ins>
      <w:ins w:id="179" w:author="Serm Kulvatunyou" w:date="2016-02-19T17:51:00Z">
        <w:r w:rsidRPr="00DA252D">
          <w:rPr>
            <w:rStyle w:val="CodeChar"/>
          </w:rPr>
          <w:t>“oagis”</w:t>
        </w:r>
        <w:r>
          <w:t>.</w:t>
        </w:r>
      </w:ins>
    </w:p>
    <w:p w:rsidR="003A5704" w:rsidRDefault="003A5704" w:rsidP="003A5704">
      <w:pPr>
        <w:rPr>
          <w:ins w:id="180" w:author="Serm Kulvatunyou" w:date="2016-02-19T17:07:00Z"/>
        </w:rPr>
      </w:pPr>
      <w:ins w:id="181"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rsidR="003A5704" w:rsidRDefault="003A5704" w:rsidP="003A5704">
      <w:pPr>
        <w:rPr>
          <w:ins w:id="182" w:author="Serm Kulvatunyou" w:date="2016-02-19T17:07:00Z"/>
        </w:rPr>
      </w:pPr>
      <w:ins w:id="183" w:author="Serm Kulvatunyou" w:date="2016-02-19T17:07:00Z">
        <w:r>
          <w:rPr>
            <w:rStyle w:val="CodeChar"/>
          </w:rPr>
          <w:t>creation_timestamp</w:t>
        </w:r>
        <w:r>
          <w:t xml:space="preserve"> = </w:t>
        </w:r>
        <w:r w:rsidRPr="00112B28">
          <w:t>Current time</w:t>
        </w:r>
        <w:r>
          <w:t>.</w:t>
        </w:r>
      </w:ins>
    </w:p>
    <w:p w:rsidR="003A5704" w:rsidRDefault="003A5704" w:rsidP="003A5704">
      <w:pPr>
        <w:rPr>
          <w:ins w:id="184" w:author="Serm Kulvatunyou" w:date="2016-02-19T17:05:00Z"/>
        </w:rPr>
      </w:pPr>
      <w:ins w:id="185" w:author="Serm Kulvatunyou" w:date="2016-02-19T17:07:00Z">
        <w:r>
          <w:rPr>
            <w:rStyle w:val="CodeChar"/>
          </w:rPr>
          <w:t>last_update_timestamp</w:t>
        </w:r>
        <w:r>
          <w:t xml:space="preserve"> = Same as </w:t>
        </w:r>
        <w:r>
          <w:rPr>
            <w:rStyle w:val="CodeChar"/>
          </w:rPr>
          <w:t>creation_timestamp</w:t>
        </w:r>
        <w:r>
          <w:t>.</w:t>
        </w:r>
      </w:ins>
    </w:p>
    <w:p w:rsidR="00556A9C" w:rsidRDefault="00556A9C" w:rsidP="00556A9C">
      <w:pPr>
        <w:rPr>
          <w:ins w:id="186" w:author="Serm Kulvatunyou" w:date="2016-02-19T17:20:00Z"/>
        </w:rPr>
      </w:pPr>
      <w:ins w:id="187" w:author="Serm Kulvatunyou" w:date="2016-02-19T17:20:00Z">
        <w:r w:rsidRPr="00EB13B1">
          <w:rPr>
            <w:rStyle w:val="CodeChar"/>
          </w:rPr>
          <w:t>revision_num</w:t>
        </w:r>
        <w:r>
          <w:t xml:space="preserve"> = </w:t>
        </w:r>
        <w:r w:rsidRPr="00EB13B1">
          <w:rPr>
            <w:rStyle w:val="CodeChar"/>
          </w:rPr>
          <w:t>0</w:t>
        </w:r>
        <w:r>
          <w:t>.</w:t>
        </w:r>
      </w:ins>
    </w:p>
    <w:p w:rsidR="00556A9C" w:rsidRDefault="00556A9C" w:rsidP="00556A9C">
      <w:pPr>
        <w:rPr>
          <w:ins w:id="188" w:author="Serm Kulvatunyou" w:date="2016-02-19T17:20:00Z"/>
        </w:rPr>
      </w:pPr>
      <w:ins w:id="189" w:author="Serm Kulvatunyou" w:date="2016-02-19T17:20:00Z">
        <w:r w:rsidRPr="00EB13B1">
          <w:rPr>
            <w:rStyle w:val="CodeChar"/>
          </w:rPr>
          <w:t>revision_tracking_num</w:t>
        </w:r>
        <w:r>
          <w:t xml:space="preserve"> = </w:t>
        </w:r>
        <w:r w:rsidRPr="00EB13B1">
          <w:rPr>
            <w:rStyle w:val="CodeChar"/>
          </w:rPr>
          <w:t>0</w:t>
        </w:r>
        <w:r>
          <w:t>.</w:t>
        </w:r>
      </w:ins>
    </w:p>
    <w:p w:rsidR="00556A9C" w:rsidRDefault="00556A9C" w:rsidP="00556A9C">
      <w:pPr>
        <w:rPr>
          <w:ins w:id="190" w:author="Serm Kulvatunyou" w:date="2016-02-19T17:20:00Z"/>
        </w:rPr>
      </w:pPr>
      <w:ins w:id="191" w:author="Serm Kulvatunyou" w:date="2016-02-19T17:20:00Z">
        <w:r w:rsidRPr="00EB13B1">
          <w:rPr>
            <w:rStyle w:val="CodeChar"/>
          </w:rPr>
          <w:t>revision_action</w:t>
        </w:r>
        <w:r>
          <w:t xml:space="preserve"> = </w:t>
        </w:r>
        <w:r w:rsidRPr="00EB13B1">
          <w:rPr>
            <w:rStyle w:val="CodeChar"/>
          </w:rPr>
          <w:t>null</w:t>
        </w:r>
        <w:r>
          <w:t>.</w:t>
        </w:r>
      </w:ins>
    </w:p>
    <w:p w:rsidR="00556A9C" w:rsidRDefault="00556A9C" w:rsidP="00556A9C">
      <w:pPr>
        <w:rPr>
          <w:ins w:id="192" w:author="Serm Kulvatunyou" w:date="2016-02-19T17:20:00Z"/>
        </w:rPr>
      </w:pPr>
      <w:ins w:id="193" w:author="Serm Kulvatunyou" w:date="2016-02-19T17:20:00Z">
        <w:r w:rsidRPr="00EB13B1">
          <w:rPr>
            <w:rStyle w:val="CodeChar"/>
          </w:rPr>
          <w:t>release_id</w:t>
        </w:r>
        <w:r>
          <w:t xml:space="preserve"> = </w:t>
        </w:r>
        <w:r w:rsidRPr="00F323CD">
          <w:rPr>
            <w:rStyle w:val="CodeChar"/>
          </w:rPr>
          <w:t>null</w:t>
        </w:r>
        <w:r>
          <w:t>.</w:t>
        </w:r>
      </w:ins>
    </w:p>
    <w:p w:rsidR="00556A9C" w:rsidRDefault="00556A9C" w:rsidP="00556A9C">
      <w:pPr>
        <w:rPr>
          <w:ins w:id="194" w:author="Serm Kulvatunyou" w:date="2016-02-19T17:20:00Z"/>
        </w:rPr>
      </w:pPr>
      <w:ins w:id="195" w:author="Serm Kulvatunyou" w:date="2016-02-19T17:20:00Z">
        <w:r w:rsidRPr="00EB13B1">
          <w:rPr>
            <w:rStyle w:val="CodeChar"/>
          </w:rPr>
          <w:t>current_bdt_id</w:t>
        </w:r>
        <w:r>
          <w:t xml:space="preserve"> = </w:t>
        </w:r>
        <w:r w:rsidRPr="00F323CD">
          <w:rPr>
            <w:rStyle w:val="CodeChar"/>
          </w:rPr>
          <w:t>null</w:t>
        </w:r>
        <w:r>
          <w:t xml:space="preserve">. </w:t>
        </w:r>
      </w:ins>
    </w:p>
    <w:p w:rsidR="003A5704" w:rsidRDefault="00556A9C" w:rsidP="00556A9C">
      <w:pPr>
        <w:rPr>
          <w:ins w:id="196" w:author="Serm Kulvatunyou" w:date="2016-02-19T16:54:00Z"/>
        </w:rPr>
      </w:pPr>
      <w:ins w:id="197" w:author="Serm Kulvatunyou" w:date="2016-02-19T17:20:00Z">
        <w:r w:rsidRPr="00EB13B1">
          <w:rPr>
            <w:rStyle w:val="CodeChar"/>
          </w:rPr>
          <w:t>is_deprecated</w:t>
        </w:r>
        <w:r>
          <w:t xml:space="preserve"> = </w:t>
        </w:r>
        <w:r w:rsidRPr="00F323CD">
          <w:rPr>
            <w:rStyle w:val="CodeChar"/>
          </w:rPr>
          <w:t>false</w:t>
        </w:r>
        <w:r>
          <w:t>.</w:t>
        </w:r>
      </w:ins>
    </w:p>
    <w:p w:rsidR="00306246" w:rsidRDefault="00306246" w:rsidP="00306246">
      <w:pPr>
        <w:pStyle w:val="Heading6"/>
        <w:rPr>
          <w:ins w:id="198" w:author="Serm Kulvatunyou" w:date="2016-02-19T17:51:00Z"/>
        </w:rPr>
      </w:pPr>
      <w:ins w:id="199" w:author="Serm Kulvatunyou" w:date="2016-02-19T16:54:00Z">
        <w:r>
          <w:t xml:space="preserve">Populate the </w:t>
        </w:r>
        <w:proofErr w:type="spellStart"/>
        <w:r>
          <w:t>bdt_pri_restri</w:t>
        </w:r>
        <w:proofErr w:type="spellEnd"/>
        <w:r>
          <w:t xml:space="preserve"> table</w:t>
        </w:r>
      </w:ins>
      <w:ins w:id="200" w:author="Serm Kulvatunyou" w:date="2016-02-19T16:55:00Z">
        <w:r>
          <w:t xml:space="preserve"> for </w:t>
        </w:r>
        <w:r>
          <w:t xml:space="preserve">the qualified </w:t>
        </w:r>
        <w:proofErr w:type="spellStart"/>
        <w:r>
          <w:t>CodeContentType</w:t>
        </w:r>
      </w:ins>
      <w:proofErr w:type="spellEnd"/>
    </w:p>
    <w:p w:rsidR="00DA252D" w:rsidRPr="00864DD4" w:rsidRDefault="00DA252D" w:rsidP="00DA252D">
      <w:pPr>
        <w:rPr>
          <w:ins w:id="201" w:author="Serm Kulvatunyou" w:date="2016-02-19T17:52:00Z"/>
        </w:rPr>
      </w:pPr>
      <w:ins w:id="202" w:author="Serm Kulvatunyou" w:date="2016-02-19T17:52:00Z">
        <w:r>
          <w:t xml:space="preserve">Assign the record from </w:t>
        </w:r>
        <w:r w:rsidRPr="00B32F09">
          <w:rPr>
            <w:rStyle w:val="CodeChar"/>
          </w:rPr>
          <w:t>CDT_Allowed_Primitive_Expression</w:t>
        </w:r>
        <w:r>
          <w:t xml:space="preserve"> or </w:t>
        </w:r>
        <w:r>
          <w:rPr>
            <w:rStyle w:val="CodeChar"/>
          </w:rPr>
          <w:t>code_list</w:t>
        </w:r>
        <w:r>
          <w:t xml:space="preserve"> tables</w:t>
        </w:r>
      </w:ins>
      <w:ins w:id="203" w:author="Serm Kulvatunyou" w:date="2016-02-19T17:53:00Z">
        <w:r>
          <w:t>.</w:t>
        </w:r>
      </w:ins>
    </w:p>
    <w:p w:rsidR="00DA252D" w:rsidRDefault="00DA252D" w:rsidP="00DA252D">
      <w:pPr>
        <w:rPr>
          <w:ins w:id="204" w:author="Serm Kulvatunyou" w:date="2016-02-19T17:52:00Z"/>
        </w:rPr>
      </w:pPr>
    </w:p>
    <w:tbl>
      <w:tblPr>
        <w:tblStyle w:val="TableGrid"/>
        <w:tblW w:w="0" w:type="auto"/>
        <w:tblLook w:val="04A0" w:firstRow="1" w:lastRow="0" w:firstColumn="1" w:lastColumn="0" w:noHBand="0" w:noVBand="1"/>
      </w:tblPr>
      <w:tblGrid>
        <w:gridCol w:w="9576"/>
      </w:tblGrid>
      <w:tr w:rsidR="00DA252D" w:rsidRPr="002A3D59" w:rsidTr="0093213D">
        <w:trPr>
          <w:trHeight w:val="485"/>
          <w:ins w:id="205" w:author="Serm Kulvatunyou" w:date="2016-02-19T17:52:00Z"/>
        </w:trPr>
        <w:tc>
          <w:tcPr>
            <w:tcW w:w="9576" w:type="dxa"/>
          </w:tcPr>
          <w:p w:rsidR="00DA252D" w:rsidRPr="000A5DF5" w:rsidRDefault="00DA252D" w:rsidP="0093213D">
            <w:pPr>
              <w:rPr>
                <w:ins w:id="206" w:author="Serm Kulvatunyou" w:date="2016-02-19T17:52:00Z"/>
              </w:rPr>
            </w:pPr>
            <w:ins w:id="207" w:author="Serm Kulvatunyou" w:date="2016-02-19T17:52:00Z">
              <w:r w:rsidRPr="000A5DF5">
                <w:rPr>
                  <w:rStyle w:val="CodeChar"/>
                </w:rPr>
                <w:t>bdt_pri_restri_id</w:t>
              </w:r>
              <w:r w:rsidRPr="000A5DF5">
                <w:t xml:space="preserve"> = Auto-generate database key.</w:t>
              </w:r>
            </w:ins>
          </w:p>
        </w:tc>
      </w:tr>
      <w:tr w:rsidR="00DA252D" w:rsidRPr="002A3D59" w:rsidTr="0093213D">
        <w:trPr>
          <w:trHeight w:val="719"/>
          <w:ins w:id="208" w:author="Serm Kulvatunyou" w:date="2016-02-19T17:52:00Z"/>
        </w:trPr>
        <w:tc>
          <w:tcPr>
            <w:tcW w:w="9576" w:type="dxa"/>
          </w:tcPr>
          <w:p w:rsidR="00DA252D" w:rsidRPr="000A5DF5" w:rsidRDefault="00DA252D" w:rsidP="0093213D">
            <w:pPr>
              <w:rPr>
                <w:ins w:id="209" w:author="Serm Kulvatunyou" w:date="2016-02-19T17:52:00Z"/>
              </w:rPr>
            </w:pPr>
            <w:ins w:id="210"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rsidTr="00DA252D">
        <w:trPr>
          <w:trHeight w:val="782"/>
          <w:ins w:id="211" w:author="Serm Kulvatunyou" w:date="2016-02-19T17:52:00Z"/>
        </w:trPr>
        <w:tc>
          <w:tcPr>
            <w:tcW w:w="9576" w:type="dxa"/>
          </w:tcPr>
          <w:p w:rsidR="00DA252D" w:rsidRPr="000A5DF5" w:rsidRDefault="00DA252D" w:rsidP="00DA252D">
            <w:pPr>
              <w:rPr>
                <w:ins w:id="212" w:author="Serm Kulvatunyou" w:date="2016-02-19T17:52:00Z"/>
              </w:rPr>
            </w:pPr>
            <w:ins w:id="213"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rsidTr="00DA252D">
        <w:trPr>
          <w:trHeight w:val="1061"/>
          <w:ins w:id="214" w:author="Serm Kulvatunyou" w:date="2016-02-19T17:52:00Z"/>
        </w:trPr>
        <w:tc>
          <w:tcPr>
            <w:tcW w:w="9576" w:type="dxa"/>
          </w:tcPr>
          <w:p w:rsidR="00DA252D" w:rsidRPr="000A5DF5" w:rsidRDefault="00DA252D" w:rsidP="00DA252D">
            <w:pPr>
              <w:rPr>
                <w:ins w:id="215" w:author="Serm Kulvatunyou" w:date="2016-02-19T17:52:00Z"/>
                <w:rStyle w:val="CodeChar"/>
              </w:rPr>
            </w:pPr>
            <w:ins w:id="216" w:author="Serm Kulvatunyou" w:date="2016-02-19T17:52:00Z">
              <w:r w:rsidRPr="000A5DF5">
                <w:rPr>
                  <w:rStyle w:val="CodeChar"/>
                </w:rPr>
                <w:t>code_list_id</w:t>
              </w:r>
              <w:r w:rsidRPr="000A5DF5">
                <w:t xml:space="preserve"> = Leave blank </w:t>
              </w:r>
            </w:ins>
            <w:ins w:id="217" w:author="Serm Kulvatunyou" w:date="2016-02-19T17:56:00Z">
              <w:r w:rsidRPr="000A5DF5">
                <w:t>for the record where</w:t>
              </w:r>
            </w:ins>
            <w:ins w:id="218" w:author="Serm Kulvatunyou" w:date="2016-02-19T17:52:00Z">
              <w:r w:rsidRPr="000A5DF5">
                <w:t xml:space="preserve"> the </w:t>
              </w:r>
              <w:r w:rsidRPr="000A5DF5">
                <w:rPr>
                  <w:rStyle w:val="CodeChar"/>
                </w:rPr>
                <w:t>cdt_awd_pri_xps_type_map_id</w:t>
              </w:r>
              <w:r w:rsidRPr="000A5DF5">
                <w:t xml:space="preserve"> column is not empty</w:t>
              </w:r>
            </w:ins>
            <w:ins w:id="219" w:author="Serm Kulvatunyou" w:date="2016-02-19T17:55:00Z">
              <w:r w:rsidRPr="000A5DF5">
                <w:t xml:space="preserve">. Add another record where the </w:t>
              </w:r>
            </w:ins>
            <w:ins w:id="220" w:author="Serm Kulvatunyou" w:date="2016-02-19T17:56:00Z">
              <w:r w:rsidRPr="000A5DF5">
                <w:rPr>
                  <w:rStyle w:val="CodeChar"/>
                </w:rPr>
                <w:t>cdt_awd_pri_xps_type_map_id</w:t>
              </w:r>
              <w:r w:rsidRPr="000A5DF5">
                <w:t xml:space="preserve"> </w:t>
              </w:r>
            </w:ins>
            <w:ins w:id="221" w:author="Serm Kulvatunyou" w:date="2016-02-19T17:55:00Z">
              <w:r w:rsidRPr="000A5DF5">
                <w:t>column is empty</w:t>
              </w:r>
            </w:ins>
            <w:ins w:id="222" w:author="Serm Kulvatunyou" w:date="2016-02-19T17:56:00Z">
              <w:r w:rsidRPr="000A5DF5">
                <w:t>,</w:t>
              </w:r>
            </w:ins>
            <w:ins w:id="223" w:author="Serm Kulvatunyou" w:date="2016-02-19T17:55:00Z">
              <w:r w:rsidRPr="000A5DF5">
                <w:t xml:space="preserve"> but this column is populated with the </w:t>
              </w:r>
              <w:r w:rsidRPr="000A5DF5">
                <w:rPr>
                  <w:rStyle w:val="CodeChar"/>
                </w:rPr>
                <w:t>code_list_id</w:t>
              </w:r>
              <w:r w:rsidRPr="000A5DF5">
                <w:t xml:space="preserve"> a</w:t>
              </w:r>
              <w:r w:rsidRPr="000A5DF5">
                <w:t>c</w:t>
              </w:r>
              <w:r w:rsidRPr="000A5DF5">
                <w:t>cording to the code list the type is based on the schema.</w:t>
              </w:r>
            </w:ins>
            <w:ins w:id="224" w:author="Serm Kulvatunyou" w:date="2016-02-19T17:56:00Z">
              <w:r w:rsidRPr="000A5DF5">
                <w:t xml:space="preserve"> </w:t>
              </w:r>
            </w:ins>
          </w:p>
        </w:tc>
      </w:tr>
      <w:tr w:rsidR="00DA252D" w:rsidRPr="002A3D59" w:rsidTr="0093213D">
        <w:trPr>
          <w:trHeight w:val="701"/>
          <w:ins w:id="225" w:author="Serm Kulvatunyou" w:date="2016-02-19T17:52:00Z"/>
        </w:trPr>
        <w:tc>
          <w:tcPr>
            <w:tcW w:w="9576" w:type="dxa"/>
          </w:tcPr>
          <w:p w:rsidR="00DA252D" w:rsidRPr="000A5DF5" w:rsidRDefault="00DA252D" w:rsidP="00DA252D">
            <w:pPr>
              <w:rPr>
                <w:ins w:id="226" w:author="Serm Kulvatunyou" w:date="2016-02-19T17:52:00Z"/>
              </w:rPr>
            </w:pPr>
            <w:ins w:id="227" w:author="Serm Kulvatunyou" w:date="2016-02-19T17:52:00Z">
              <w:r w:rsidRPr="000A5DF5">
                <w:rPr>
                  <w:rStyle w:val="CodeChar"/>
                </w:rPr>
                <w:t>is_default</w:t>
              </w:r>
              <w:r w:rsidRPr="000A5DF5">
                <w:t xml:space="preserve"> = Inherit the value from the based DT </w:t>
              </w:r>
            </w:ins>
            <w:ins w:id="228" w:author="Serm Kulvatunyou" w:date="2016-02-19T17:57:00Z">
              <w:r w:rsidRPr="000A5DF5">
                <w:t>for the record where</w:t>
              </w:r>
            </w:ins>
            <w:ins w:id="229" w:author="Serm Kulvatunyou" w:date="2016-02-19T17:52:00Z">
              <w:r w:rsidRPr="000A5DF5">
                <w:t xml:space="preserve"> the </w:t>
              </w:r>
              <w:r w:rsidRPr="000A5DF5">
                <w:rPr>
                  <w:rStyle w:val="CodeChar"/>
                </w:rPr>
                <w:t>CDT_Primitive_Expression_Type_Map_ID</w:t>
              </w:r>
              <w:r w:rsidRPr="000A5DF5">
                <w:t xml:space="preserve"> column is not empty</w:t>
              </w:r>
            </w:ins>
            <w:ins w:id="230"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231" w:author="Serm Kulvatunyou" w:date="2016-02-19T17:52:00Z">
              <w:r w:rsidRPr="000A5DF5">
                <w:rPr>
                  <w:rStyle w:val="CodeChar"/>
                </w:rPr>
                <w:t>code_list_id</w:t>
              </w:r>
              <w:r w:rsidRPr="000A5DF5">
                <w:t xml:space="preserve"> column is not em</w:t>
              </w:r>
              <w:r w:rsidRPr="000A5DF5">
                <w:t>p</w:t>
              </w:r>
              <w:r w:rsidRPr="000A5DF5">
                <w:t>ty</w:t>
              </w:r>
            </w:ins>
            <w:ins w:id="232" w:author="Serm Kulvatunyou" w:date="2016-02-19T17:58:00Z">
              <w:r w:rsidRPr="000A5DF5">
                <w:t>,</w:t>
              </w:r>
            </w:ins>
            <w:ins w:id="233" w:author="Serm Kulvatunyou" w:date="2016-02-19T17:52:00Z">
              <w:r w:rsidRPr="000A5DF5">
                <w:t xml:space="preserve"> set </w:t>
              </w:r>
            </w:ins>
            <w:r w:rsidRPr="000A5DF5">
              <w:t xml:space="preserve">the value to </w:t>
            </w:r>
            <w:r w:rsidRPr="000A5DF5">
              <w:rPr>
                <w:rStyle w:val="CodeChar"/>
              </w:rPr>
              <w:t>‘False’</w:t>
            </w:r>
            <w:r w:rsidRPr="000A5DF5">
              <w:t>.</w:t>
            </w:r>
          </w:p>
        </w:tc>
      </w:tr>
    </w:tbl>
    <w:p w:rsidR="00DA252D" w:rsidRPr="00DA252D" w:rsidRDefault="00DA252D" w:rsidP="00DA252D">
      <w:pPr>
        <w:rPr>
          <w:ins w:id="234" w:author="Serm Kulvatunyou" w:date="2016-02-19T16:55:00Z"/>
        </w:rPr>
      </w:pPr>
    </w:p>
    <w:p w:rsidR="00306246" w:rsidRDefault="00306246" w:rsidP="00306246">
      <w:pPr>
        <w:pStyle w:val="Heading6"/>
        <w:rPr>
          <w:ins w:id="235" w:author="Serm Kulvatunyou" w:date="2016-02-19T17:59:00Z"/>
        </w:rPr>
      </w:pPr>
      <w:ins w:id="236" w:author="Serm Kulvatunyou" w:date="2016-02-19T16:55:00Z">
        <w:r>
          <w:t xml:space="preserve">Populate the </w:t>
        </w:r>
        <w:proofErr w:type="spellStart"/>
        <w:r>
          <w:t>dt_sc</w:t>
        </w:r>
        <w:proofErr w:type="spellEnd"/>
        <w:r>
          <w:t xml:space="preserve"> table </w:t>
        </w:r>
      </w:ins>
      <w:ins w:id="237" w:author="Serm Kulvatunyou" w:date="2016-02-19T16:56:00Z">
        <w:r>
          <w:t xml:space="preserve">for the qualified </w:t>
        </w:r>
        <w:proofErr w:type="spellStart"/>
        <w:r>
          <w:t>CodeContentType</w:t>
        </w:r>
      </w:ins>
      <w:proofErr w:type="spellEnd"/>
    </w:p>
    <w:p w:rsidR="00D4477B" w:rsidRDefault="00D4477B" w:rsidP="00D4477B">
      <w:pPr>
        <w:rPr>
          <w:ins w:id="238" w:author="Serm Kulvatunyou" w:date="2016-02-19T18:00:00Z"/>
        </w:rPr>
      </w:pPr>
    </w:p>
    <w:p w:rsidR="00D4477B" w:rsidRDefault="00D4477B" w:rsidP="00D4477B">
      <w:pPr>
        <w:rPr>
          <w:ins w:id="239" w:author="Serm Kulvatunyou" w:date="2016-02-19T18:00:00Z"/>
        </w:rPr>
      </w:pPr>
      <w:ins w:id="240" w:author="Serm Kulvatunyou" w:date="2016-02-19T18:06:00Z">
        <w:r>
          <w:t xml:space="preserve">These qualified </w:t>
        </w:r>
        <w:proofErr w:type="spellStart"/>
        <w:r>
          <w:t>CodeContentType</w:t>
        </w:r>
        <w:proofErr w:type="spellEnd"/>
        <w:r>
          <w:t xml:space="preserve"> has no SC </w:t>
        </w:r>
      </w:ins>
      <w:ins w:id="241" w:author="Serm Kulvatunyou" w:date="2016-02-19T18:07:00Z">
        <w:r>
          <w:t>according</w:t>
        </w:r>
      </w:ins>
      <w:ins w:id="242" w:author="Serm Kulvatunyou" w:date="2016-02-19T18:06:00Z">
        <w:r>
          <w:t xml:space="preserve"> </w:t>
        </w:r>
      </w:ins>
      <w:ins w:id="243" w:author="Serm Kulvatunyou" w:date="2016-02-19T18:07:00Z">
        <w:r>
          <w:t xml:space="preserve">to the schema. Therefore, they </w:t>
        </w:r>
      </w:ins>
      <w:ins w:id="244" w:author="Serm Kulvatunyou" w:date="2016-02-19T18:00:00Z">
        <w:r>
          <w:t>inherit</w:t>
        </w:r>
      </w:ins>
      <w:ins w:id="245" w:author="Serm Kulvatunyou" w:date="2016-02-19T18:03:00Z">
        <w:r>
          <w:t>/copy</w:t>
        </w:r>
      </w:ins>
      <w:ins w:id="246" w:author="Serm Kulvatunyou" w:date="2016-02-19T18:00:00Z">
        <w:r>
          <w:t xml:space="preserve"> all SCs from its based BDT, populate rows in this table appropriately for these SCs by copying information from the SCs of the based BDT. </w:t>
        </w:r>
      </w:ins>
      <w:ins w:id="247" w:author="Serm Kulvatunyou" w:date="2016-02-19T18:01:00Z">
        <w:r>
          <w:t xml:space="preserve">The based BDT, </w:t>
        </w:r>
        <w:r w:rsidRPr="00D4477B">
          <w:rPr>
            <w:rStyle w:val="CodeChar"/>
          </w:rPr>
          <w:t>CodeContentType</w:t>
        </w:r>
        <w:r>
          <w:t>,</w:t>
        </w:r>
      </w:ins>
      <w:ins w:id="248" w:author="Serm Kulvatunyou" w:date="2016-02-19T18:02:00Z">
        <w:r>
          <w:t xml:space="preserve"> basically has all its SCs with max cardinality zero, so these qual</w:t>
        </w:r>
        <w:r>
          <w:t>i</w:t>
        </w:r>
        <w:r>
          <w:t>fied BDT also has no SCs</w:t>
        </w:r>
      </w:ins>
      <w:ins w:id="249" w:author="Serm Kulvatunyou" w:date="2016-02-19T18:03:00Z">
        <w:r>
          <w:t xml:space="preserve"> but still need to populate all those records</w:t>
        </w:r>
      </w:ins>
      <w:ins w:id="250" w:author="Serm Kulvatunyou" w:date="2016-02-19T18:02:00Z">
        <w:r>
          <w:t>.</w:t>
        </w:r>
      </w:ins>
      <w:ins w:id="251" w:author="Serm Kulvatunyou" w:date="2016-02-19T18:01:00Z">
        <w:r>
          <w:t xml:space="preserve"> </w:t>
        </w:r>
      </w:ins>
    </w:p>
    <w:p w:rsidR="00306246" w:rsidRPr="00306246" w:rsidRDefault="00306246" w:rsidP="00306246">
      <w:pPr>
        <w:pStyle w:val="Heading6"/>
        <w:rPr>
          <w:ins w:id="252" w:author="Serm Kulvatunyou" w:date="2016-02-19T16:53:00Z"/>
        </w:rPr>
      </w:pPr>
      <w:ins w:id="253" w:author="Serm Kulvatunyou" w:date="2016-02-19T16:57:00Z">
        <w:r>
          <w:t xml:space="preserve">Populate the </w:t>
        </w:r>
        <w:proofErr w:type="spellStart"/>
        <w:r>
          <w:t>bdt_sc_pri_restri</w:t>
        </w:r>
        <w:proofErr w:type="spellEnd"/>
        <w:r>
          <w:t xml:space="preserve"> table </w:t>
        </w:r>
        <w:r>
          <w:t xml:space="preserve">the qualified </w:t>
        </w:r>
        <w:proofErr w:type="spellStart"/>
        <w:r>
          <w:t>CodeContentType</w:t>
        </w:r>
      </w:ins>
      <w:proofErr w:type="spellEnd"/>
    </w:p>
    <w:p w:rsidR="00D4477B" w:rsidRDefault="00D4477B" w:rsidP="00D4477B">
      <w:pPr>
        <w:rPr>
          <w:ins w:id="254" w:author="Serm Kulvatunyou" w:date="2016-02-19T18:04:00Z"/>
        </w:rPr>
      </w:pPr>
      <w:ins w:id="255" w:author="Serm Kulvatunyou" w:date="2016-02-19T18:05:00Z">
        <w:r>
          <w:t xml:space="preserve">Similar to the previous section, </w:t>
        </w:r>
      </w:ins>
      <w:ins w:id="256" w:author="Serm Kulvatunyou" w:date="2016-02-19T18:07:00Z">
        <w:r>
          <w:t xml:space="preserve">each </w:t>
        </w:r>
      </w:ins>
      <w:ins w:id="257" w:author="Serm Kulvatunyou" w:date="2016-02-19T18:05:00Z">
        <w:r>
          <w:t>q</w:t>
        </w:r>
        <w:r>
          <w:t xml:space="preserve">ualified </w:t>
        </w:r>
        <w:r w:rsidRPr="00D4477B">
          <w:rPr>
            <w:rStyle w:val="CodeChar"/>
          </w:rPr>
          <w:t>CodeContentType</w:t>
        </w:r>
        <w:r>
          <w:t xml:space="preserve"> inherit</w:t>
        </w:r>
      </w:ins>
      <w:ins w:id="258" w:author="Serm Kulvatunyou" w:date="2016-02-19T18:07:00Z">
        <w:r>
          <w:t>s</w:t>
        </w:r>
      </w:ins>
      <w:ins w:id="259" w:author="Serm Kulvatunyou" w:date="2016-02-19T18:05:00Z">
        <w:r>
          <w:t>/cop</w:t>
        </w:r>
      </w:ins>
      <w:ins w:id="260" w:author="Serm Kulvatunyou" w:date="2016-02-19T18:07:00Z">
        <w:r>
          <w:t>ies</w:t>
        </w:r>
      </w:ins>
      <w:ins w:id="261" w:author="Serm Kulvatunyou" w:date="2016-02-19T18:05:00Z">
        <w:r>
          <w:t xml:space="preserve"> all </w:t>
        </w:r>
        <w:proofErr w:type="spellStart"/>
        <w:r>
          <w:t>bdt_sc_pri_restric</w:t>
        </w:r>
        <w:proofErr w:type="spellEnd"/>
        <w:r>
          <w:t xml:space="preserve"> </w:t>
        </w:r>
      </w:ins>
      <w:ins w:id="262" w:author="Serm Kulvatunyou" w:date="2016-02-19T18:06:00Z">
        <w:r>
          <w:t>records</w:t>
        </w:r>
      </w:ins>
      <w:ins w:id="263" w:author="Serm Kulvatunyou" w:date="2016-02-19T18:05:00Z">
        <w:r>
          <w:t xml:space="preserve"> from its based BDT</w:t>
        </w:r>
      </w:ins>
      <w:ins w:id="264" w:author="Serm Kulvatunyou" w:date="2016-02-19T18:06:00Z">
        <w:r>
          <w:t>.</w:t>
        </w:r>
      </w:ins>
    </w:p>
    <w:p w:rsidR="00306246" w:rsidRDefault="00306246" w:rsidP="00154D4F">
      <w:pPr>
        <w:rPr>
          <w:ins w:id="265" w:author="Serm Kulvatunyou" w:date="2016-02-19T16:52:00Z"/>
        </w:rPr>
      </w:pPr>
    </w:p>
    <w:p w:rsidR="00306246" w:rsidRDefault="00E20CFE" w:rsidP="00154D4F">
      <w:pPr>
        <w:rPr>
          <w:ins w:id="266" w:author="Serm Kulvatunyou" w:date="2016-02-19T15:07:00Z"/>
        </w:rPr>
      </w:pPr>
      <w:ins w:id="267" w:author="Serm Kulvatunyou" w:date="2016-02-19T18:08:00Z">
        <w:r>
          <w:t>Popu</w:t>
        </w:r>
      </w:ins>
      <w:bookmarkStart w:id="268" w:name="_GoBack"/>
      <w:bookmarkEnd w:id="268"/>
    </w:p>
    <w:p w:rsidR="00025339" w:rsidRDefault="00025339" w:rsidP="00154D4F">
      <w:pPr>
        <w:rPr>
          <w:ins w:id="269" w:author="Serm Kulvatunyou" w:date="2016-02-19T15:07:00Z"/>
        </w:rPr>
      </w:pPr>
    </w:p>
    <w:p w:rsidR="00154D4F" w:rsidRDefault="00970952" w:rsidP="00154D4F">
      <w:r>
        <w:lastRenderedPageBreak/>
        <w:t xml:space="preserve">Import the </w:t>
      </w:r>
      <w:r w:rsidR="005A50D6">
        <w:t>QBDTs</w:t>
      </w:r>
      <w:r>
        <w:t xml:space="preserve"> </w:t>
      </w:r>
      <w:r w:rsidR="005A50D6">
        <w:t>from</w:t>
      </w:r>
      <w:r>
        <w:t xml:space="preserve"> the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w:t>
      </w:r>
      <w:commentRangeStart w:id="270"/>
      <w:r w:rsidR="005A50D6">
        <w:t xml:space="preserve">(Note that this logic assumes that all simple types have already been imported as other types of DT earlier. In other words, there is no QBDT declared as a </w:t>
      </w:r>
      <w:proofErr w:type="spellStart"/>
      <w:r w:rsidR="005A50D6">
        <w:t>simpleType</w:t>
      </w:r>
      <w:proofErr w:type="spellEnd"/>
      <w:r w:rsidR="005A50D6">
        <w:t>)</w:t>
      </w:r>
      <w:commentRangeEnd w:id="270"/>
      <w:r w:rsidR="005A50D6">
        <w:rPr>
          <w:rStyle w:val="CommentReference"/>
        </w:rPr>
        <w:commentReference w:id="270"/>
      </w:r>
    </w:p>
    <w:p w:rsidR="00024172" w:rsidRDefault="00024172" w:rsidP="00024172">
      <w:pPr>
        <w:spacing w:before="240"/>
      </w:pPr>
      <w:r w:rsidRPr="00481724">
        <w:t>In principle, multiple new BDTs may be necessary, i.e., a new QBDT may be basing on another new QBDT. Pop</w:t>
      </w:r>
      <w:r w:rsidRPr="00481724">
        <w:t>u</w:t>
      </w:r>
      <w:r w:rsidRPr="00481724">
        <w:t xml:space="preserve">late </w:t>
      </w:r>
      <w:r w:rsidRPr="00603D95">
        <w:rPr>
          <w:highlight w:val="yellow"/>
        </w:rPr>
        <w:t>the BCCP table</w:t>
      </w:r>
      <w:r w:rsidRPr="00481724">
        <w:t xml:space="preserve"> and DT related tables (for the new QBDT) as follows.</w:t>
      </w:r>
    </w:p>
    <w:p w:rsidR="00395EA9" w:rsidRDefault="00024172" w:rsidP="00395EA9">
      <w:pPr>
        <w:spacing w:before="240"/>
      </w:pPr>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93447A">
        <w:t>3.1.1.6</w:t>
      </w:r>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0F7888">
      <w:pPr>
        <w:pStyle w:val="Heading5"/>
      </w:pPr>
      <w:bookmarkStart w:id="271" w:name="_Ref394004585"/>
      <w:bookmarkStart w:id="272" w:name="_Toc442108934"/>
      <w:r>
        <w:t xml:space="preserve">Populate </w:t>
      </w:r>
      <w:r w:rsidR="00B20F4B">
        <w:t xml:space="preserve">a QBDT in </w:t>
      </w:r>
      <w:r>
        <w:t xml:space="preserve">the </w:t>
      </w:r>
      <w:proofErr w:type="spellStart"/>
      <w:r w:rsidR="002B066A">
        <w:t>dt</w:t>
      </w:r>
      <w:proofErr w:type="spellEnd"/>
      <w:r>
        <w:t xml:space="preserve"> table</w:t>
      </w:r>
      <w:bookmarkEnd w:id="271"/>
      <w:bookmarkEnd w:id="272"/>
    </w:p>
    <w:p w:rsidR="00E134E4" w:rsidRDefault="00736ABC" w:rsidP="00E134E4">
      <w:r>
        <w:rPr>
          <w:rStyle w:val="CodeChar"/>
        </w:rPr>
        <w:t>dt_id</w:t>
      </w:r>
      <w:r w:rsidR="00E134E4">
        <w:t xml:space="preserve"> = Auto-generate database key.</w:t>
      </w:r>
    </w:p>
    <w:p w:rsidR="00E134E4" w:rsidRDefault="00736ABC" w:rsidP="00E134E4">
      <w:r>
        <w:rPr>
          <w:rStyle w:val="CodeChar"/>
        </w:rPr>
        <w:t>guid</w:t>
      </w:r>
      <w:r w:rsidR="00B20F4B">
        <w:t xml:space="preserve"> = Get it from </w:t>
      </w:r>
      <w:r w:rsidR="00B20F4B" w:rsidRPr="002809A9">
        <w:rPr>
          <w:rStyle w:val="CodeChar"/>
        </w:rPr>
        <w:t>/@id</w:t>
      </w:r>
      <w:r w:rsidR="00E134E4">
        <w:t>.</w:t>
      </w:r>
    </w:p>
    <w:p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rsidR="00E134E4" w:rsidRDefault="00736ABC" w:rsidP="00E134E4">
      <w:r>
        <w:rPr>
          <w:rStyle w:val="CodeChar"/>
        </w:rPr>
        <w:t>previous_version_dt_id</w:t>
      </w:r>
      <w:r w:rsidR="00E134E4">
        <w:t xml:space="preserve"> = Leave blank.</w:t>
      </w:r>
    </w:p>
    <w:p w:rsidR="00E134E4" w:rsidRDefault="00E134E4" w:rsidP="00E134E4">
      <w:r w:rsidRPr="00112B28">
        <w:rPr>
          <w:rStyle w:val="CodeChar"/>
        </w:rPr>
        <w:t>Revision_Type</w:t>
      </w:r>
      <w:r>
        <w:t xml:space="preserve"> = “0” (note: 0 means NEW).</w:t>
      </w:r>
    </w:p>
    <w:p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content type, then this column </w:t>
      </w:r>
      <w:r w:rsidR="00A81318" w:rsidRPr="00C00D4F">
        <w:rPr>
          <w:highlight w:val="red"/>
        </w:rPr>
        <w:t xml:space="preserve">should point to the </w:t>
      </w:r>
      <w:commentRangeStart w:id="273"/>
      <w:r w:rsidR="00A81318" w:rsidRPr="00C00D4F">
        <w:rPr>
          <w:rStyle w:val="CodeChar"/>
          <w:highlight w:val="red"/>
        </w:rPr>
        <w:t>CodeType</w:t>
      </w:r>
      <w:r w:rsidR="00A81318" w:rsidRPr="00C00D4F">
        <w:rPr>
          <w:highlight w:val="red"/>
        </w:rPr>
        <w:t xml:space="preserve"> </w:t>
      </w:r>
      <w:r w:rsidR="00C128C0">
        <w:rPr>
          <w:highlight w:val="red"/>
        </w:rPr>
        <w:t>unqualified</w:t>
      </w:r>
      <w:r w:rsidR="00A81318" w:rsidRPr="00C00D4F">
        <w:rPr>
          <w:highlight w:val="red"/>
        </w:rPr>
        <w:t xml:space="preserve"> BDT</w:t>
      </w:r>
      <w:commentRangeEnd w:id="273"/>
      <w:r w:rsidR="00C00D4F">
        <w:rPr>
          <w:rStyle w:val="CommentReference"/>
        </w:rPr>
        <w:commentReference w:id="273"/>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rsidR="00E134E4" w:rsidRDefault="00736ABC" w:rsidP="00E134E4">
      <w:r>
        <w:rPr>
          <w:rStyle w:val="CodeChar"/>
        </w:rPr>
        <w:t>data_type_term</w:t>
      </w:r>
      <w:r w:rsidR="00E134E4">
        <w:t xml:space="preserve"> = </w:t>
      </w:r>
      <w:commentRangeStart w:id="274"/>
      <w:r w:rsidR="002809A9">
        <w:t xml:space="preserve">Inherit from the based BDT identified in the </w:t>
      </w:r>
      <w:r>
        <w:rPr>
          <w:rStyle w:val="CodeChar"/>
        </w:rPr>
        <w:t>based_dt_id</w:t>
      </w:r>
      <w:r w:rsidR="002809A9">
        <w:t xml:space="preserve"> column</w:t>
      </w:r>
      <w:r w:rsidR="00E134E4">
        <w:t>.</w:t>
      </w:r>
      <w:commentRangeEnd w:id="274"/>
      <w:r w:rsidR="00A158C7">
        <w:rPr>
          <w:rStyle w:val="CommentReference"/>
        </w:rPr>
        <w:commentReference w:id="274"/>
      </w:r>
    </w:p>
    <w:p w:rsidR="00E134E4" w:rsidRDefault="00736ABC" w:rsidP="00E134E4">
      <w:r>
        <w:rPr>
          <w:rStyle w:val="CodeChar"/>
        </w:rPr>
        <w:t>qualifier</w:t>
      </w:r>
      <w:r w:rsidR="00E134E4">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w:t>
      </w:r>
      <w:r>
        <w:rPr>
          <w:rStyle w:val="CodeChar"/>
        </w:rPr>
        <w:t>based_dt_id</w:t>
      </w:r>
      <w:r w:rsidR="002809A9" w:rsidRPr="002809A9">
        <w:rPr>
          <w:rStyle w:val="CodeChar"/>
        </w:rPr>
        <w:t>)</w:t>
      </w:r>
      <w:r w:rsidR="00B804B9">
        <w:rPr>
          <w:rStyle w:val="CodeChar"/>
        </w:rPr>
        <w:t>)</w:t>
      </w:r>
      <w:r w:rsidR="00E134E4">
        <w:t>.</w:t>
      </w:r>
      <w:r w:rsidR="00A158C7">
        <w:t xml:space="preserve"> If this results in a blank string, an exception or warning should be logged.</w:t>
      </w:r>
    </w:p>
    <w:p w:rsidR="00E134E4" w:rsidRDefault="00736ABC" w:rsidP="00E134E4">
      <w:r>
        <w:rPr>
          <w:rStyle w:val="CodeChar"/>
        </w:rPr>
        <w:t>den</w:t>
      </w:r>
      <w:r w:rsidR="00E134E4">
        <w:t xml:space="preserve"> =</w:t>
      </w:r>
      <w:r w:rsidR="00015656">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w:t>
      </w:r>
      <w:r w:rsidR="00E979A2">
        <w:t>x</w:t>
      </w:r>
      <w:r w:rsidR="00E979A2">
        <w:t xml:space="preserve">ception if this </w:t>
      </w:r>
      <w:r w:rsidR="00CE296B">
        <w:t xml:space="preserve">is </w:t>
      </w:r>
      <w:r w:rsidR="00E979A2">
        <w:t>empty.</w:t>
      </w:r>
    </w:p>
    <w:p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75"/>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75"/>
      <w:r w:rsidR="00061D51">
        <w:rPr>
          <w:rStyle w:val="CommentReference"/>
        </w:rPr>
        <w:commentReference w:id="275"/>
      </w:r>
    </w:p>
    <w:p w:rsidR="00E134E4" w:rsidRDefault="00B66EC6" w:rsidP="00E134E4">
      <w:r>
        <w:rPr>
          <w:rStyle w:val="CodeChar"/>
        </w:rPr>
        <w:t>definition</w:t>
      </w:r>
      <w:r w:rsidR="00E134E4">
        <w:t xml:space="preserve"> = </w:t>
      </w:r>
      <w:commentRangeStart w:id="276"/>
      <w:r w:rsidR="00F42F38">
        <w:t xml:space="preserve">Use the value from </w:t>
      </w:r>
      <w:r w:rsidR="00F42F38" w:rsidRPr="00EB739D">
        <w:rPr>
          <w:rStyle w:val="CodeChar"/>
        </w:rPr>
        <w:t>./xsd:annotation/xsd:documentation</w:t>
      </w:r>
      <w:r w:rsidR="00EB739D">
        <w:t xml:space="preserve"> if any otherwise leave empty</w:t>
      </w:r>
      <w:r w:rsidR="00E134E4">
        <w:t>.</w:t>
      </w:r>
      <w:commentRangeEnd w:id="276"/>
      <w:r w:rsidR="00EB739D">
        <w:rPr>
          <w:rStyle w:val="CommentReference"/>
        </w:rPr>
        <w:commentReference w:id="276"/>
      </w:r>
    </w:p>
    <w:p w:rsidR="00E134E4" w:rsidRDefault="00127238" w:rsidP="00E134E4">
      <w:r>
        <w:rPr>
          <w:rStyle w:val="CodeChar"/>
        </w:rPr>
        <w:t>content_component_definition</w:t>
      </w:r>
      <w:r w:rsidR="00E134E4">
        <w:t xml:space="preserve"> =</w:t>
      </w:r>
      <w:r w:rsidR="00EB739D">
        <w:t xml:space="preserve"> Leave empty</w:t>
      </w:r>
      <w:r w:rsidR="00E134E4">
        <w:t>.</w:t>
      </w:r>
    </w:p>
    <w:p w:rsidR="00E134E4" w:rsidRDefault="00127238" w:rsidP="00E134E4">
      <w:r>
        <w:rPr>
          <w:rStyle w:val="CodeChar"/>
        </w:rPr>
        <w:t>revision_doc</w:t>
      </w:r>
      <w:r w:rsidR="00E134E4">
        <w:t xml:space="preserve"> = </w:t>
      </w:r>
      <w:r w:rsidR="00EB739D">
        <w:t>Leave empty</w:t>
      </w:r>
      <w:r w:rsidR="00E134E4">
        <w:t>.</w:t>
      </w:r>
    </w:p>
    <w:p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rsidR="00E134E4" w:rsidRDefault="00127238" w:rsidP="00E134E4">
      <w:r>
        <w:rPr>
          <w:rStyle w:val="CodeChar"/>
        </w:rPr>
        <w:t>creation_timestamp</w:t>
      </w:r>
      <w:r w:rsidR="00E134E4">
        <w:t xml:space="preserve"> = </w:t>
      </w:r>
      <w:r w:rsidR="00E134E4" w:rsidRPr="00112B28">
        <w:t>Current time</w:t>
      </w:r>
      <w:r w:rsidR="00E134E4">
        <w:t>.</w:t>
      </w:r>
    </w:p>
    <w:p w:rsidR="00267317" w:rsidRDefault="00127238" w:rsidP="004409CB">
      <w:r>
        <w:rPr>
          <w:rStyle w:val="CodeChar"/>
        </w:rPr>
        <w:t>last_update_timestamp</w:t>
      </w:r>
      <w:r w:rsidR="00E134E4">
        <w:t xml:space="preserve"> = Same as </w:t>
      </w:r>
      <w:r>
        <w:rPr>
          <w:rStyle w:val="CodeChar"/>
        </w:rPr>
        <w:t>creation_timestamp</w:t>
      </w:r>
      <w:r w:rsidR="00E134E4">
        <w:t>.</w:t>
      </w:r>
    </w:p>
    <w:p w:rsidR="004409CB" w:rsidRDefault="004409CB" w:rsidP="004409CB"/>
    <w:p w:rsidR="004409CB" w:rsidRDefault="004409CB" w:rsidP="004409CB">
      <w:commentRangeStart w:id="277"/>
      <w:r>
        <w:lastRenderedPageBreak/>
        <w:t xml:space="preserve">Some fixes to </w:t>
      </w:r>
      <w:r w:rsidRPr="00FA3A72">
        <w:rPr>
          <w:rStyle w:val="CodeChar"/>
        </w:rPr>
        <w:t>Fields.xsd</w:t>
      </w:r>
      <w:r>
        <w:t xml:space="preserve"> to do before the import.</w:t>
      </w:r>
      <w:commentRangeEnd w:id="277"/>
      <w:r w:rsidR="00DC4947">
        <w:rPr>
          <w:rStyle w:val="CommentReference"/>
        </w:rPr>
        <w:commentReference w:id="277"/>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278" w:name="_Toc442108935"/>
      <w:r>
        <w:t xml:space="preserve">Populate </w:t>
      </w:r>
      <w:proofErr w:type="spellStart"/>
      <w:r w:rsidR="00072832">
        <w:t>bdt_pri_restri</w:t>
      </w:r>
      <w:proofErr w:type="spellEnd"/>
      <w:r>
        <w:t xml:space="preserve"> table</w:t>
      </w:r>
      <w:bookmarkEnd w:id="278"/>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072832" w:rsidP="00DC1716">
            <w:r>
              <w:rPr>
                <w:rStyle w:val="CodeChar"/>
              </w:rPr>
              <w:t>bdt_pri_restri_id</w:t>
            </w:r>
            <w:r w:rsidR="002A3D59" w:rsidRPr="002A3D59">
              <w:t xml:space="preserve"> = Auto-generate database key.</w:t>
            </w:r>
          </w:p>
        </w:tc>
      </w:tr>
      <w:tr w:rsidR="002A3D59" w:rsidRPr="002A3D59" w:rsidTr="002A3D59">
        <w:trPr>
          <w:trHeight w:val="719"/>
        </w:trPr>
        <w:tc>
          <w:tcPr>
            <w:tcW w:w="9576" w:type="dxa"/>
          </w:tcPr>
          <w:p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93447A">
              <w:t>3.1.1.3.5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r</w:t>
            </w:r>
            <w:r w:rsidR="002A3D59" w:rsidRPr="002A3D59">
              <w:t>e</w:t>
            </w:r>
            <w:r w:rsidR="002A3D59" w:rsidRPr="002A3D59">
              <w:t xml:space="preserv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79"/>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79"/>
            <w:r w:rsidR="006B275E">
              <w:rPr>
                <w:rStyle w:val="CommentReference"/>
              </w:rPr>
              <w:commentReference w:id="279"/>
            </w:r>
          </w:p>
        </w:tc>
      </w:tr>
      <w:tr w:rsidR="002A3D59" w:rsidRPr="002A3D59" w:rsidTr="002A3D59">
        <w:trPr>
          <w:trHeight w:val="701"/>
        </w:trPr>
        <w:tc>
          <w:tcPr>
            <w:tcW w:w="9576" w:type="dxa"/>
          </w:tcPr>
          <w:p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2A3D59" w:rsidRPr="002A3D59">
              <w:rPr>
                <w:rStyle w:val="CodeChar"/>
              </w:rPr>
              <w:t>CDT_Primitive_Expression_Type_Map_ID</w:t>
            </w:r>
            <w:r w:rsidR="002A3D59">
              <w:t xml:space="preserve"> column is not empty; ot</w:t>
            </w:r>
            <w:r w:rsidR="002A3D59">
              <w:t>h</w:t>
            </w:r>
            <w:r w:rsidR="002A3D59">
              <w:t>erwise (</w:t>
            </w:r>
            <w:proofErr w:type="spellStart"/>
            <w:r w:rsidR="002B3165">
              <w:rPr>
                <w:rStyle w:val="CodeChar"/>
              </w:rPr>
              <w:t>code_list_id</w:t>
            </w:r>
            <w:proofErr w:type="spellEnd"/>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rsidR="00330663" w:rsidRDefault="00330663" w:rsidP="00330663"/>
    <w:p w:rsidR="006427AD" w:rsidRDefault="006427AD" w:rsidP="000F7888">
      <w:pPr>
        <w:pStyle w:val="Heading5"/>
      </w:pPr>
      <w:bookmarkStart w:id="280" w:name="_Toc442108936"/>
      <w:r>
        <w:t xml:space="preserve">Populate SC in the </w:t>
      </w:r>
      <w:proofErr w:type="spellStart"/>
      <w:r w:rsidR="00530652">
        <w:t>dt_sc</w:t>
      </w:r>
      <w:proofErr w:type="spellEnd"/>
      <w:r>
        <w:t xml:space="preserve"> table</w:t>
      </w:r>
      <w:bookmarkEnd w:id="280"/>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530652" w:rsidP="00872225">
      <w:r>
        <w:rPr>
          <w:rStyle w:val="CodeChar"/>
        </w:rPr>
        <w:t>dt_sc_id</w:t>
      </w:r>
      <w:r w:rsidR="00872225">
        <w:t xml:space="preserve"> = Auto-generate database key.</w:t>
      </w:r>
    </w:p>
    <w:p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00872225" w:rsidRPr="00285DCC">
        <w:rPr>
          <w:highlight w:val="green"/>
        </w:rPr>
        <w:t xml:space="preserve">for </w:t>
      </w:r>
      <w:r w:rsidR="005E7659" w:rsidRPr="00285DCC">
        <w:rPr>
          <w:highlight w:val="green"/>
        </w:rPr>
        <w:t xml:space="preserve">copied </w:t>
      </w:r>
      <w:r w:rsidR="00A02BD0" w:rsidRPr="00285DCC">
        <w:rPr>
          <w:highlight w:val="green"/>
        </w:rPr>
        <w:t>over SC</w:t>
      </w:r>
      <w:r w:rsidR="00872225" w:rsidRPr="00285DCC">
        <w:rPr>
          <w:highlight w:val="green"/>
        </w:rPr>
        <w:t>.</w:t>
      </w:r>
    </w:p>
    <w:p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B66EC6" w:rsidP="00872225">
      <w:pPr>
        <w:rPr>
          <w:rFonts w:ascii="Courier New" w:eastAsiaTheme="minorEastAsia" w:hAnsi="Courier New" w:cs="Courier New"/>
          <w:sz w:val="22"/>
          <w:szCs w:val="22"/>
          <w:lang w:eastAsia="ko-KR" w:bidi="th-TH"/>
        </w:rPr>
      </w:pPr>
      <w:r>
        <w:rPr>
          <w:rStyle w:val="CodeChar"/>
          <w:rFonts w:eastAsiaTheme="minorEastAsia"/>
          <w:highlight w:val="red"/>
        </w:rPr>
        <w:t>definition</w:t>
      </w:r>
      <w:r w:rsidR="00872225" w:rsidRPr="00142086">
        <w:rPr>
          <w:rFonts w:ascii="Courier New" w:eastAsiaTheme="minorEastAsia" w:hAnsi="Courier New" w:cs="Courier New"/>
          <w:sz w:val="22"/>
          <w:szCs w:val="22"/>
          <w:highlight w:val="red"/>
          <w:lang w:eastAsia="ko-KR" w:bidi="th-TH"/>
        </w:rPr>
        <w:t xml:space="preserve"> = </w:t>
      </w:r>
      <w:commentRangeStart w:id="281"/>
      <w:r w:rsidR="00142086">
        <w:rPr>
          <w:highlight w:val="red"/>
        </w:rPr>
        <w:t>Inherit from base for copied</w:t>
      </w:r>
      <w:r w:rsidR="00617B20" w:rsidRPr="00142086">
        <w:rPr>
          <w:highlight w:val="red"/>
        </w:rPr>
        <w:t xml:space="preserve"> over SCs</w:t>
      </w:r>
      <w:commentRangeEnd w:id="281"/>
      <w:r w:rsidR="00142086">
        <w:rPr>
          <w:rStyle w:val="CommentReference"/>
        </w:rPr>
        <w:commentReference w:id="281"/>
      </w:r>
      <w:r w:rsidR="00872225" w:rsidRPr="00142086">
        <w:rPr>
          <w:highlight w:val="red"/>
        </w:rPr>
        <w:t xml:space="preserve">. </w:t>
      </w:r>
      <w:r w:rsidR="00617B20" w:rsidRPr="00142086">
        <w:rPr>
          <w:highlight w:val="red"/>
        </w:rPr>
        <w:t>For new SCs, get it from</w:t>
      </w:r>
      <w:r w:rsidR="00872225" w:rsidRPr="00142086">
        <w:rPr>
          <w:highlight w:val="red"/>
        </w:rPr>
        <w:t xml:space="preserve"> </w:t>
      </w:r>
      <w:r w:rsidR="00872225" w:rsidRPr="00142086">
        <w:rPr>
          <w:rStyle w:val="CodeChar"/>
          <w:highlight w:val="red"/>
        </w:rPr>
        <w:t>//xsd:attribute/xsd:annotation/xsd:documentation</w:t>
      </w:r>
      <w:r w:rsidR="000E1828">
        <w:rPr>
          <w:rStyle w:val="CodeChar"/>
          <w:highlight w:val="red"/>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w:t>
      </w:r>
      <w:r w:rsidR="00872225">
        <w:rPr>
          <w:rFonts w:eastAsiaTheme="minorEastAsia"/>
        </w:rPr>
        <w:t>c</w:t>
      </w:r>
      <w:r w:rsidR="00872225">
        <w:rPr>
          <w:rFonts w:eastAsiaTheme="minorEastAsia"/>
        </w:rPr>
        <w:t>tion (</w:t>
      </w:r>
      <w:r w:rsidR="00872225">
        <w:rPr>
          <w:rFonts w:eastAsiaTheme="minorEastAsia"/>
        </w:rPr>
        <w:fldChar w:fldCharType="begin"/>
      </w:r>
      <w:r w:rsidR="00872225">
        <w:rPr>
          <w:rFonts w:eastAsiaTheme="minorEastAsia"/>
        </w:rPr>
        <w:instrText xml:space="preserve"> REF _Ref390934801 \r \h </w:instrText>
      </w:r>
      <w:r w:rsidR="00872225">
        <w:rPr>
          <w:rFonts w:eastAsiaTheme="minorEastAsia"/>
        </w:rPr>
      </w:r>
      <w:r w:rsidR="00872225">
        <w:rPr>
          <w:rFonts w:eastAsiaTheme="minorEastAsia"/>
        </w:rPr>
        <w:fldChar w:fldCharType="separate"/>
      </w:r>
      <w:r w:rsidR="0093447A">
        <w:rPr>
          <w:rFonts w:eastAsiaTheme="minorEastAsia"/>
        </w:rPr>
        <w:t>3.1.1.6.1</w:t>
      </w:r>
      <w:r w:rsidR="00872225">
        <w:rPr>
          <w:rFonts w:eastAsiaTheme="minorEastAsia"/>
        </w:rPr>
        <w:fldChar w:fldCharType="end"/>
      </w:r>
      <w:r w:rsidR="00872225">
        <w:rPr>
          <w:rFonts w:eastAsiaTheme="minorEastAsia"/>
        </w:rPr>
        <w:t>)</w:t>
      </w:r>
      <w:r w:rsidR="00872225" w:rsidRPr="00B0001B">
        <w:rPr>
          <w:rFonts w:eastAsiaTheme="minorEastAsia"/>
        </w:rPr>
        <w:t>.</w:t>
      </w:r>
      <w:r w:rsidR="00872225">
        <w:t xml:space="preserve"> </w:t>
      </w:r>
    </w:p>
    <w:p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w:t>
      </w:r>
      <w:r w:rsidR="009C0E99">
        <w:rPr>
          <w:rFonts w:eastAsiaTheme="minorEastAsia"/>
        </w:rPr>
        <w:t>l</w:t>
      </w:r>
      <w:r w:rsidR="009C0E99">
        <w:rPr>
          <w:rFonts w:eastAsiaTheme="minorEastAsia"/>
        </w:rPr>
        <w:t xml:space="preserve">umn is blank. </w:t>
      </w:r>
    </w:p>
    <w:p w:rsidR="00CD1BCF" w:rsidRDefault="00CD1BCF" w:rsidP="000F7888">
      <w:pPr>
        <w:pStyle w:val="Heading5"/>
      </w:pPr>
      <w:bookmarkStart w:id="282" w:name="_Toc442108937"/>
      <w:r>
        <w:t xml:space="preserve">Populate </w:t>
      </w:r>
      <w:proofErr w:type="spellStart"/>
      <w:r w:rsidR="00CF7449">
        <w:t>cdt_sc_awd_pri</w:t>
      </w:r>
      <w:proofErr w:type="spellEnd"/>
      <w:r>
        <w:t xml:space="preserve"> table</w:t>
      </w:r>
      <w:bookmarkEnd w:id="282"/>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CF7449" w:rsidP="00005AA1">
      <w:r>
        <w:rPr>
          <w:rStyle w:val="CodeChar"/>
        </w:rPr>
        <w:t>cdt_sc_awd_pri_id</w:t>
      </w:r>
      <w:r w:rsidR="00005AA1">
        <w:t xml:space="preserve"> = Auto-generate database key.</w:t>
      </w:r>
    </w:p>
    <w:p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This column should be populated based on the SC’s represent</w:t>
      </w:r>
      <w:r w:rsidR="00BF2BF7">
        <w:t>a</w:t>
      </w:r>
      <w:r w:rsidR="00BF2BF7">
        <w:t xml:space="preserve">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proofErr w:type="spellStart"/>
      <w:r>
        <w:rPr>
          <w:rStyle w:val="CodeChar"/>
        </w:rPr>
        <w:t>cdt_pri_id</w:t>
      </w:r>
      <w:r w:rsidR="00BF2BF7">
        <w:t>’s</w:t>
      </w:r>
      <w:proofErr w:type="spellEnd"/>
      <w:r w:rsidR="00BF2BF7">
        <w:t xml:space="preserve"> from the </w:t>
      </w:r>
      <w:r w:rsidR="00C822AB">
        <w:rPr>
          <w:rStyle w:val="CodeChar"/>
        </w:rPr>
        <w:t>cdt_awd_pri</w:t>
      </w:r>
      <w:r w:rsidR="00053DFA">
        <w:t xml:space="preserve"> table. The look up is done by matching representation term with the data type term (</w:t>
      </w:r>
      <w:proofErr w:type="spellStart"/>
      <w:r w:rsidR="00053DFA" w:rsidRPr="00053DFA">
        <w:rPr>
          <w:rStyle w:val="CodeChar"/>
        </w:rPr>
        <w:t>DT.</w:t>
      </w:r>
      <w:r w:rsidR="00736ABC">
        <w:rPr>
          <w:rStyle w:val="CodeChar"/>
        </w:rPr>
        <w:t>data_type_term</w:t>
      </w:r>
      <w:proofErr w:type="spellEnd"/>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rsidR="00CD1BCF" w:rsidRDefault="00CD1BCF" w:rsidP="00CD1BCF">
      <w:pPr>
        <w:pStyle w:val="Heading5"/>
      </w:pPr>
      <w:bookmarkStart w:id="283" w:name="_Toc442108938"/>
      <w:r>
        <w:t xml:space="preserve">Populate </w:t>
      </w:r>
      <w:proofErr w:type="spellStart"/>
      <w:r w:rsidR="00CF7449">
        <w:t>cdt_sc_awd_pri</w:t>
      </w:r>
      <w:r>
        <w:t>_Expression_Type_Map</w:t>
      </w:r>
      <w:proofErr w:type="spellEnd"/>
      <w:r>
        <w:t xml:space="preserve"> table</w:t>
      </w:r>
      <w:bookmarkEnd w:id="283"/>
    </w:p>
    <w:p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BF2D0E" w:rsidP="001D0626">
      <w:r>
        <w:rPr>
          <w:rStyle w:val="CodeChar"/>
        </w:rPr>
        <w:t>cdt_sc_awd_pri_xps_type_map_id</w:t>
      </w:r>
      <w:r w:rsidR="001D0626">
        <w:t xml:space="preserve"> = Auto-generate database key.</w:t>
      </w:r>
    </w:p>
    <w:p w:rsidR="001D0626" w:rsidRDefault="00CF7449" w:rsidP="001D0626">
      <w:r>
        <w:rPr>
          <w:rStyle w:val="CodeChar"/>
        </w:rPr>
        <w:t>cdt_sc_awd_pri</w:t>
      </w:r>
      <w:r w:rsidR="001D0626">
        <w:t xml:space="preserve"> = Foreign key to </w:t>
      </w:r>
      <w:proofErr w:type="spellStart"/>
      <w:r>
        <w:rPr>
          <w:rStyle w:val="CodeChar"/>
        </w:rPr>
        <w:t>cdt_sc_awd_pri</w:t>
      </w:r>
      <w:r w:rsidR="001D0626">
        <w:rPr>
          <w:rStyle w:val="IntenseEmphasis"/>
          <w:b w:val="0"/>
          <w:bCs w:val="0"/>
          <w:i w:val="0"/>
          <w:iCs w:val="0"/>
          <w:color w:val="auto"/>
        </w:rPr>
        <w:t>.</w:t>
      </w:r>
      <w:r>
        <w:rPr>
          <w:rStyle w:val="CodeChar"/>
        </w:rPr>
        <w:t>cdt_sc_awd_pri_id</w:t>
      </w:r>
      <w:proofErr w:type="spellEnd"/>
      <w:r w:rsidR="001D0626">
        <w:rPr>
          <w:rStyle w:val="CodeChar"/>
        </w:rPr>
        <w:t>.</w:t>
      </w:r>
      <w:r w:rsidR="001D0626">
        <w:rPr>
          <w:rStyle w:val="IntenseEmphasis"/>
          <w:b w:val="0"/>
          <w:bCs w:val="0"/>
          <w:i w:val="0"/>
          <w:iCs w:val="0"/>
          <w:color w:val="auto"/>
        </w:rPr>
        <w:t xml:space="preserve"> </w:t>
      </w:r>
    </w:p>
    <w:p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284" w:name="_Toc442108939"/>
      <w:r>
        <w:t xml:space="preserve">Populate the </w:t>
      </w:r>
      <w:proofErr w:type="spellStart"/>
      <w:r w:rsidR="002B3165">
        <w:t>bdt_sc_pri_restri</w:t>
      </w:r>
      <w:proofErr w:type="spellEnd"/>
      <w:r>
        <w:t xml:space="preserve"> table</w:t>
      </w:r>
      <w:bookmarkEnd w:id="284"/>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2B3165" w:rsidP="00DE04FF">
            <w:r>
              <w:rPr>
                <w:rStyle w:val="CodeChar"/>
              </w:rPr>
              <w:t>bdt_sc_pri_restri_id</w:t>
            </w:r>
            <w:r w:rsidR="00585CF4" w:rsidRPr="00585CF4">
              <w:t xml:space="preserve"> = Auto-generate database key.</w:t>
            </w:r>
          </w:p>
        </w:tc>
      </w:tr>
      <w:tr w:rsidR="00585CF4" w:rsidRPr="00585CF4" w:rsidTr="00585CF4">
        <w:tc>
          <w:tcPr>
            <w:tcW w:w="9576" w:type="dxa"/>
          </w:tcPr>
          <w:p w:rsidR="00585CF4" w:rsidRPr="00585CF4" w:rsidRDefault="002B3165" w:rsidP="00DE04FF">
            <w:r>
              <w:rPr>
                <w:rStyle w:val="CodeChar"/>
              </w:rPr>
              <w:t>bdt_sc_id</w:t>
            </w:r>
            <w:r w:rsidR="00585CF4" w:rsidRPr="00585CF4">
              <w:t xml:space="preserve"> = Foreign key to the QBDT’s SC.</w:t>
            </w:r>
          </w:p>
        </w:tc>
      </w:tr>
      <w:tr w:rsidR="00585CF4" w:rsidRPr="00585CF4" w:rsidTr="00585CF4">
        <w:tc>
          <w:tcPr>
            <w:tcW w:w="9576" w:type="dxa"/>
          </w:tcPr>
          <w:p w:rsidR="00585CF4" w:rsidRPr="00585CF4" w:rsidRDefault="002B3165" w:rsidP="00A70C9F">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in se</w:t>
            </w:r>
            <w:r w:rsidR="00585CF4" w:rsidRPr="00585CF4">
              <w:t>c</w:t>
            </w:r>
            <w:r w:rsidR="00585CF4" w:rsidRPr="00585CF4">
              <w:t xml:space="preserve">tion </w:t>
            </w:r>
            <w:r w:rsidR="00585CF4" w:rsidRPr="00585CF4">
              <w:fldChar w:fldCharType="begin"/>
            </w:r>
            <w:r w:rsidR="00585CF4" w:rsidRPr="00585CF4">
              <w:instrText xml:space="preserve"> REF _Ref390964089 \r \h </w:instrText>
            </w:r>
            <w:r w:rsidR="00585CF4" w:rsidRPr="00585CF4">
              <w:fldChar w:fldCharType="separate"/>
            </w:r>
            <w:r w:rsidR="0093447A">
              <w:t>3.1.1.3.8</w:t>
            </w:r>
            <w:r w:rsidR="00585CF4" w:rsidRPr="00585CF4">
              <w:fldChar w:fldCharType="end"/>
            </w:r>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w:t>
            </w:r>
            <w:r w:rsidR="00955027">
              <w:t>m</w:t>
            </w:r>
            <w:r w:rsidR="00955027">
              <w:t>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w:t>
            </w:r>
            <w:proofErr w:type="spellStart"/>
            <w:r w:rsidR="0034056B">
              <w:t>No</w:t>
            </w:r>
            <w:r w:rsidR="0034056B">
              <w:t>r</w:t>
            </w:r>
            <w:r w:rsidR="0034056B">
              <w:t>malizedString</w:t>
            </w:r>
            <w:proofErr w:type="spellEnd"/>
            <w:r w:rsidR="0034056B">
              <w:t xml:space="preserve">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xsd:token</w:t>
            </w:r>
            <w:proofErr w:type="spellEnd"/>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rsidTr="00585CF4">
        <w:tc>
          <w:tcPr>
            <w:tcW w:w="9576" w:type="dxa"/>
          </w:tcPr>
          <w:p w:rsidR="00585CF4" w:rsidRPr="00585CF4" w:rsidRDefault="002B3165" w:rsidP="00A70C9F">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00585CF4" w:rsidRPr="00585CF4">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record where </w:t>
            </w:r>
            <w:r w:rsidR="00585CF4" w:rsidRPr="000F5EDC">
              <w:rPr>
                <w:rStyle w:val="CodeChar"/>
              </w:rPr>
              <w:t>contains(</w:t>
            </w:r>
            <w:r w:rsidR="002D3A91">
              <w:rPr>
                <w:rStyle w:val="CodeChar"/>
              </w:rPr>
              <w:t>code_list</w:t>
            </w:r>
            <w:r w:rsidR="00585CF4" w:rsidRPr="000F5EDC">
              <w:rPr>
                <w:rStyle w:val="CodeChar"/>
              </w:rPr>
              <w:t>.</w:t>
            </w:r>
            <w:r w:rsidR="00DD3866">
              <w:rPr>
                <w:rStyle w:val="CodeChar"/>
              </w:rPr>
              <w:t>name</w:t>
            </w:r>
            <w:r w:rsidR="00585CF4" w:rsidRPr="000F5EDC">
              <w:rPr>
                <w:rStyle w:val="CodeChar"/>
              </w:rPr>
              <w:t>, substring-before(xsd:attribute/@type, ‘CodeContentType’) = true</w:t>
            </w:r>
            <w:r w:rsidR="00585CF4" w:rsidRPr="000F5EDC">
              <w:t xml:space="preserve"> 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rsidTr="00E52D1C">
        <w:trPr>
          <w:trHeight w:val="1448"/>
        </w:trPr>
        <w:tc>
          <w:tcPr>
            <w:tcW w:w="9576" w:type="dxa"/>
          </w:tcPr>
          <w:p w:rsidR="00585CF4" w:rsidRPr="00A13989" w:rsidRDefault="002B3165" w:rsidP="00A70C9F">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rsidR="00A13989" w:rsidRDefault="00024172" w:rsidP="00024172">
      <w:pPr>
        <w:pStyle w:val="Heading4"/>
      </w:pPr>
      <w:bookmarkStart w:id="285" w:name="_Toc442108940"/>
      <w:r>
        <w:lastRenderedPageBreak/>
        <w:t>Import BCCPs</w:t>
      </w:r>
      <w:bookmarkEnd w:id="285"/>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286" w:name="_Toc442108941"/>
      <w:r>
        <w:t xml:space="preserve">Populate </w:t>
      </w:r>
      <w:r w:rsidR="00E134E4">
        <w:t xml:space="preserve">the </w:t>
      </w:r>
      <w:r>
        <w:t>BCCP table</w:t>
      </w:r>
      <w:bookmarkEnd w:id="286"/>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CF7449" w:rsidP="00E134E4">
      <w:r>
        <w:rPr>
          <w:rStyle w:val="CodeChar"/>
        </w:rPr>
        <w:t>representation_term</w:t>
      </w:r>
      <w:r w:rsidR="00BE4347">
        <w:t xml:space="preserve"> = Get from the </w:t>
      </w:r>
      <w:r w:rsidR="002B066A">
        <w:rPr>
          <w:rStyle w:val="CodeChar"/>
        </w:rPr>
        <w:t>dt</w:t>
      </w:r>
      <w:commentRangeStart w:id="287"/>
      <w:r w:rsidR="00C8390B" w:rsidRPr="00D275DC">
        <w:rPr>
          <w:rStyle w:val="CodeChar"/>
        </w:rPr>
        <w:t>.</w:t>
      </w:r>
      <w:r w:rsidR="00736ABC">
        <w:rPr>
          <w:rStyle w:val="CodeChar"/>
        </w:rPr>
        <w:t>data_type_term</w:t>
      </w:r>
      <w:r w:rsidR="00C8390B">
        <w:t xml:space="preserve"> </w:t>
      </w:r>
      <w:commentRangeEnd w:id="287"/>
      <w:r w:rsidR="00C8390B">
        <w:rPr>
          <w:rStyle w:val="CommentReference"/>
        </w:rPr>
        <w:commentReference w:id="287"/>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072832" w:rsidP="003A128A">
      <w:r>
        <w:rPr>
          <w:rStyle w:val="CodeChar"/>
        </w:rPr>
        <w:t>bdt_id</w:t>
      </w:r>
      <w:r w:rsidR="00E134E4">
        <w:t xml:space="preserve"> =</w:t>
      </w:r>
      <w:r w:rsidR="00182170">
        <w:t>T</w:t>
      </w:r>
      <w:r w:rsidR="00E134E4">
        <w:t xml:space="preserve">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(altern</w:t>
      </w:r>
      <w:r w:rsidR="002A23EB" w:rsidRPr="002A23EB">
        <w:t>a</w:t>
      </w:r>
      <w:r w:rsidR="002A23EB" w:rsidRPr="002A23EB">
        <w:t xml:space="preserve">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88"/>
      </w:r>
      <w:r w:rsidR="00981F22">
        <w:t>.</w:t>
      </w:r>
      <w:r w:rsidR="000E2679">
        <w:t xml:space="preserve"> Truncate the ending part of the </w:t>
      </w:r>
      <w:r w:rsidR="00CF7449">
        <w:rPr>
          <w:rStyle w:val="CodeChar"/>
        </w:rPr>
        <w:t>property_term</w:t>
      </w:r>
      <w:r w:rsidR="000E2679">
        <w:t xml:space="preserve"> that overlaps with the b</w:t>
      </w:r>
      <w:r w:rsidR="000E2679">
        <w:t>e</w:t>
      </w:r>
      <w:r w:rsidR="000E2679">
        <w:t xml:space="preserv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rsidR="00981F22" w:rsidRDefault="00127238" w:rsidP="00981F22">
      <w:r>
        <w:rPr>
          <w:rStyle w:val="CodeChar"/>
        </w:rPr>
        <w:t>creation_timestamp</w:t>
      </w:r>
      <w:r w:rsidR="00981F22">
        <w:t xml:space="preserve"> = </w:t>
      </w:r>
      <w:r w:rsidR="00981F22" w:rsidRPr="00112B28">
        <w:t>Current time</w:t>
      </w:r>
      <w:r w:rsidR="00981F22">
        <w:t>.</w:t>
      </w:r>
    </w:p>
    <w:p w:rsidR="00981F22" w:rsidRDefault="00127238" w:rsidP="00981F22">
      <w:r>
        <w:rPr>
          <w:rStyle w:val="CodeChar"/>
        </w:rPr>
        <w:t>last_update_timestamp</w:t>
      </w:r>
      <w:r w:rsidR="00981F22">
        <w:t xml:space="preserve"> = Same as </w:t>
      </w:r>
      <w:r>
        <w:rPr>
          <w:rStyle w:val="CodeChar"/>
        </w:rPr>
        <w:t>creation_timestamp</w:t>
      </w:r>
      <w:r w:rsidR="00981F22">
        <w:t>.</w:t>
      </w:r>
    </w:p>
    <w:p w:rsidR="00E134E4" w:rsidRDefault="00DE04FF" w:rsidP="00DE04FF">
      <w:pPr>
        <w:pStyle w:val="Heading4"/>
      </w:pPr>
      <w:bookmarkStart w:id="289" w:name="_Toc442108942"/>
      <w:commentRangeStart w:id="290"/>
      <w:r>
        <w:t xml:space="preserve">Import ACCs, ASCCPs, </w:t>
      </w:r>
      <w:r w:rsidR="00CA2F1C">
        <w:t xml:space="preserve">BCCs </w:t>
      </w:r>
      <w:r>
        <w:t xml:space="preserve">and ASCCs </w:t>
      </w:r>
      <w:commentRangeEnd w:id="290"/>
      <w:r w:rsidR="00182CD0">
        <w:rPr>
          <w:rStyle w:val="CommentReference"/>
          <w:b w:val="0"/>
        </w:rPr>
        <w:commentReference w:id="290"/>
      </w:r>
      <w:bookmarkEnd w:id="289"/>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291" w:name="_Ref395213533"/>
      <w:bookmarkStart w:id="292" w:name="_Toc442108943"/>
      <w:r>
        <w:t xml:space="preserve">Populate </w:t>
      </w:r>
      <w:r w:rsidR="00D162F7">
        <w:t>the</w:t>
      </w:r>
      <w:r>
        <w:t xml:space="preserve"> ASCCP table</w:t>
      </w:r>
      <w:bookmarkEnd w:id="291"/>
      <w:bookmarkEnd w:id="292"/>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293"/>
      <w:r w:rsidR="008D43F2">
        <w:rPr>
          <w:rStyle w:val="CodeChar"/>
        </w:rPr>
        <w:t>)</w:t>
      </w:r>
      <w:r w:rsidR="00602D01">
        <w:t>.</w:t>
      </w:r>
      <w:commentRangeEnd w:id="293"/>
      <w:r w:rsidR="000E2679">
        <w:rPr>
          <w:rStyle w:val="CommentReference"/>
        </w:rPr>
        <w:commentReference w:id="293"/>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rsidR="008C0E16" w:rsidRDefault="00127238" w:rsidP="001B0F02">
      <w:r>
        <w:rPr>
          <w:rStyle w:val="CodeChar"/>
        </w:rPr>
        <w:t>created_by</w:t>
      </w:r>
      <w:r w:rsidR="008C0E16">
        <w:t xml:space="preserve"> = </w:t>
      </w:r>
      <w:r w:rsidR="00936B8E" w:rsidRPr="00A159CE">
        <w:rPr>
          <w:rStyle w:val="CodeChar"/>
        </w:rPr>
        <w:t>“oagis”</w:t>
      </w:r>
      <w:r w:rsidR="00936B8E" w:rsidRPr="00A159CE">
        <w:t>.</w:t>
      </w:r>
    </w:p>
    <w:p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rsidR="008C0E16" w:rsidRDefault="00127238" w:rsidP="001B0F02">
      <w:r>
        <w:rPr>
          <w:rStyle w:val="CodeChar"/>
        </w:rPr>
        <w:t>creation_timestamp</w:t>
      </w:r>
      <w:r w:rsidR="008C0E16">
        <w:t xml:space="preserve"> = </w:t>
      </w:r>
      <w:r w:rsidR="00936B8E">
        <w:t>Current time.</w:t>
      </w:r>
    </w:p>
    <w:p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294" w:name="_Ref396313037"/>
      <w:bookmarkStart w:id="295" w:name="_Toc442108944"/>
      <w:r>
        <w:t>Populate the ACC table</w:t>
      </w:r>
      <w:bookmarkEnd w:id="294"/>
      <w:bookmarkEnd w:id="295"/>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736ABC" w:rsidP="004452DB">
            <w:r>
              <w:rPr>
                <w:rStyle w:val="CodeChar"/>
              </w:rPr>
              <w:lastRenderedPageBreak/>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rsidTr="00A159CE">
        <w:tc>
          <w:tcPr>
            <w:tcW w:w="9576" w:type="dxa"/>
          </w:tcPr>
          <w:p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rsidTr="00A159CE">
        <w:tc>
          <w:tcPr>
            <w:tcW w:w="9576" w:type="dxa"/>
          </w:tcPr>
          <w:p w:rsidR="00A159CE" w:rsidRPr="00A159CE" w:rsidRDefault="00127238" w:rsidP="00791521">
            <w:r>
              <w:rPr>
                <w:rStyle w:val="CodeChar"/>
              </w:rPr>
              <w:t>creation_timestamp</w:t>
            </w:r>
            <w:r w:rsidR="00A159CE" w:rsidRPr="00A159CE">
              <w:t xml:space="preserve"> = Current time.</w:t>
            </w:r>
          </w:p>
        </w:tc>
      </w:tr>
      <w:tr w:rsidR="00A159CE" w:rsidRPr="00A159CE" w:rsidTr="00A159CE">
        <w:tc>
          <w:tcPr>
            <w:tcW w:w="9576" w:type="dxa"/>
          </w:tcPr>
          <w:p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rsidTr="00A159CE">
        <w:tc>
          <w:tcPr>
            <w:tcW w:w="9576" w:type="dxa"/>
          </w:tcPr>
          <w:p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296" w:name="_Ref395213247"/>
      <w:bookmarkStart w:id="297" w:name="_Toc442108945"/>
      <w:bookmarkStart w:id="298" w:name="_Ref395213166"/>
      <w:r>
        <w:t>Populate the ASCC table</w:t>
      </w:r>
      <w:bookmarkEnd w:id="296"/>
      <w:bookmarkEnd w:id="297"/>
      <w:r>
        <w:t xml:space="preserve"> </w:t>
      </w:r>
      <w:bookmarkEnd w:id="298"/>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299"/>
      <w:r w:rsidRPr="00B74179">
        <w:rPr>
          <w:rStyle w:val="CodeChar"/>
        </w:rPr>
        <w:lastRenderedPageBreak/>
        <w:t>ASCC_GUID = Get from ./@id</w:t>
      </w:r>
      <w:r>
        <w:t>.</w:t>
      </w:r>
      <w:commentRangeEnd w:id="299"/>
      <w:r>
        <w:rPr>
          <w:rStyle w:val="CommentReference"/>
        </w:rPr>
        <w:commentReference w:id="299"/>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300" w:name="_Ref395213226"/>
      <w:bookmarkStart w:id="301" w:name="_Toc442108946"/>
      <w:r>
        <w:t>Populate the BCC table</w:t>
      </w:r>
      <w:bookmarkEnd w:id="300"/>
      <w:bookmarkEnd w:id="301"/>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rsidR="008854FE" w:rsidRDefault="007A4EF2" w:rsidP="007A4EF2">
      <w:pPr>
        <w:pStyle w:val="Heading5"/>
      </w:pPr>
      <w:bookmarkStart w:id="302" w:name="_Ref395279750"/>
      <w:bookmarkStart w:id="303" w:name="_Toc442108947"/>
      <w:r>
        <w:t xml:space="preserve">Populate the BCCP table for </w:t>
      </w:r>
      <w:proofErr w:type="spellStart"/>
      <w:r>
        <w:t>xsd:attribute</w:t>
      </w:r>
      <w:bookmarkEnd w:id="302"/>
      <w:bookmarkEnd w:id="303"/>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304"/>
      <w:r w:rsidR="00791521">
        <w:t>Generate a new GUID</w:t>
      </w:r>
      <w:commentRangeEnd w:id="304"/>
      <w:r w:rsidR="00791521">
        <w:rPr>
          <w:rStyle w:val="CommentReference"/>
        </w:rPr>
        <w:commentReference w:id="304"/>
      </w:r>
      <w:r>
        <w:t>.</w:t>
      </w:r>
    </w:p>
    <w:p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rsidRPr="00981F22">
        <w:t xml:space="preserve"> and then replace the</w:t>
      </w:r>
      <w:r w:rsidR="00182E51">
        <w:rPr>
          <w:rStyle w:val="CodeChar"/>
        </w:rPr>
        <w:t xml:space="preserve"> “ID” </w:t>
      </w:r>
      <w:r w:rsidR="00182E51" w:rsidRPr="00981F22">
        <w:t xml:space="preserve">token with </w:t>
      </w:r>
      <w:r w:rsidR="00791521" w:rsidRPr="00791521">
        <w:rPr>
          <w:rStyle w:val="CodeChar"/>
        </w:rPr>
        <w:t>“</w:t>
      </w:r>
      <w:r w:rsidR="00182E51" w:rsidRPr="00791521">
        <w:rPr>
          <w:rStyle w:val="CodeChar"/>
        </w:rPr>
        <w:t>Identifier</w:t>
      </w:r>
      <w:r w:rsidR="00791521" w:rsidRPr="00791521">
        <w:rPr>
          <w:rStyle w:val="CodeChar"/>
        </w:rPr>
        <w:t>”</w:t>
      </w:r>
      <w:r w:rsidR="00182E51">
        <w:t xml:space="preserve">. </w:t>
      </w:r>
    </w:p>
    <w:p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rsidR="00182E51" w:rsidRDefault="00127238" w:rsidP="00182E51">
      <w:r>
        <w:rPr>
          <w:rStyle w:val="CodeChar"/>
        </w:rPr>
        <w:t>creation_timestamp</w:t>
      </w:r>
      <w:r w:rsidR="00182E51">
        <w:t xml:space="preserve"> = </w:t>
      </w:r>
      <w:r w:rsidR="00182E51" w:rsidRPr="00112B28">
        <w:t>Current time</w:t>
      </w:r>
      <w:r w:rsidR="00182E51">
        <w:t>.</w:t>
      </w:r>
    </w:p>
    <w:p w:rsidR="008854FE" w:rsidRDefault="00127238" w:rsidP="00182E51">
      <w:r>
        <w:rPr>
          <w:rStyle w:val="CodeChar"/>
        </w:rPr>
        <w:t>last_update_timestamp</w:t>
      </w:r>
      <w:r w:rsidR="00182E51">
        <w:t xml:space="preserve"> = Same as </w:t>
      </w:r>
      <w:r>
        <w:rPr>
          <w:rStyle w:val="CodeChar"/>
        </w:rPr>
        <w:t>creation_timestamp</w:t>
      </w:r>
      <w:r w:rsidR="00182E51">
        <w:t>.</w:t>
      </w:r>
    </w:p>
    <w:p w:rsidR="00882DDC" w:rsidRDefault="00882DDC" w:rsidP="00882DDC">
      <w:pPr>
        <w:pStyle w:val="Heading4"/>
      </w:pPr>
      <w:bookmarkStart w:id="305" w:name="_Toc442108948"/>
      <w:commentRangeStart w:id="306"/>
      <w:r>
        <w:t>Create ASCCPs for all Extension ACCs</w:t>
      </w:r>
      <w:commentRangeEnd w:id="306"/>
      <w:r w:rsidR="00BA3F89">
        <w:rPr>
          <w:rStyle w:val="CommentReference"/>
          <w:b w:val="0"/>
        </w:rPr>
        <w:commentReference w:id="306"/>
      </w:r>
      <w:bookmarkEnd w:id="305"/>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307" w:name="_Toc442108949"/>
      <w:r>
        <w:t>Import other libraries</w:t>
      </w:r>
      <w:bookmarkEnd w:id="307"/>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308" w:name="_Toc442108950"/>
      <w:r>
        <w:t>Verify the OAGIS 10 Model import</w:t>
      </w:r>
      <w:bookmarkEnd w:id="308"/>
    </w:p>
    <w:p w:rsidR="00150F71" w:rsidRDefault="00150F71" w:rsidP="00150F71">
      <w:pPr>
        <w:pStyle w:val="Heading4"/>
      </w:pPr>
      <w:bookmarkStart w:id="309" w:name="_Toc442108951"/>
      <w:r>
        <w:t>Checksum verification</w:t>
      </w:r>
      <w:bookmarkEnd w:id="309"/>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r w:rsidR="00956899">
        <w:fldChar w:fldCharType="begin"/>
      </w:r>
      <w:r w:rsidR="00956899">
        <w:instrText xml:space="preserve"> SEQ Table \* ARABIC </w:instrText>
      </w:r>
      <w:r w:rsidR="00956899">
        <w:fldChar w:fldCharType="separate"/>
      </w:r>
      <w:r w:rsidR="0093447A">
        <w:rPr>
          <w:noProof/>
        </w:rPr>
        <w:t>1</w:t>
      </w:r>
      <w:r w:rsidR="00956899">
        <w:rPr>
          <w:noProof/>
        </w:rPr>
        <w:fldChar w:fldCharType="end"/>
      </w:r>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lastRenderedPageBreak/>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310" w:name="_Toc442108952"/>
      <w:r>
        <w:t>Content verification</w:t>
      </w:r>
      <w:bookmarkEnd w:id="310"/>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311" w:name="_Toc442108953"/>
      <w:r>
        <w:t>Challenges</w:t>
      </w:r>
      <w:bookmarkEnd w:id="311"/>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312" w:name="_Toc442108954"/>
      <w:r w:rsidR="00240186">
        <w:t>Methods to address the challenges</w:t>
      </w:r>
      <w:bookmarkEnd w:id="312"/>
    </w:p>
    <w:p w:rsidR="00240186" w:rsidRPr="00240186" w:rsidRDefault="00240186" w:rsidP="00657575"/>
    <w:p w:rsidR="00294829" w:rsidRDefault="00294829" w:rsidP="00EF6FC8">
      <w:pPr>
        <w:pStyle w:val="Heading2"/>
      </w:pPr>
      <w:bookmarkStart w:id="313" w:name="_Ref409507777"/>
      <w:bookmarkStart w:id="314" w:name="_Ref409509840"/>
      <w:bookmarkStart w:id="315" w:name="_Ref409510232"/>
      <w:bookmarkStart w:id="316" w:name="_Ref409513278"/>
      <w:bookmarkStart w:id="317" w:name="_Ref409513535"/>
      <w:bookmarkStart w:id="318" w:name="_Ref409513583"/>
      <w:bookmarkStart w:id="319" w:name="_Ref410034266"/>
      <w:bookmarkStart w:id="320" w:name="_Ref410043334"/>
      <w:bookmarkStart w:id="321" w:name="_Ref410044174"/>
      <w:bookmarkStart w:id="322" w:name="_Ref410105192"/>
      <w:bookmarkStart w:id="323" w:name="_Ref410105428"/>
      <w:bookmarkStart w:id="324" w:name="_Ref410111412"/>
      <w:bookmarkStart w:id="325" w:name="_Toc442108955"/>
      <w:r>
        <w:lastRenderedPageBreak/>
        <w:t>Application Home Screen</w:t>
      </w:r>
      <w:bookmarkEnd w:id="313"/>
      <w:bookmarkEnd w:id="314"/>
      <w:bookmarkEnd w:id="315"/>
      <w:bookmarkEnd w:id="316"/>
      <w:bookmarkEnd w:id="317"/>
      <w:bookmarkEnd w:id="318"/>
      <w:bookmarkEnd w:id="319"/>
      <w:bookmarkEnd w:id="320"/>
      <w:bookmarkEnd w:id="321"/>
      <w:bookmarkEnd w:id="322"/>
      <w:bookmarkEnd w:id="323"/>
      <w:bookmarkEnd w:id="324"/>
      <w:bookmarkEnd w:id="325"/>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4779C" w:rsidRDefault="005B3E38" w:rsidP="00294829">
      <w:r>
        <w:t>BIEs Management</w:t>
      </w:r>
      <w:r w:rsidR="00DD3866">
        <w:t xml:space="preserve"> use cases, </w:t>
      </w:r>
      <w:r w:rsidR="00D11B71">
        <w:t>Context Category Management</w:t>
      </w:r>
      <w:r w:rsidR="00DD3866">
        <w:t xml:space="preserve"> use cases</w:t>
      </w:r>
      <w:bookmarkStart w:id="326" w:name="_Toc442108956"/>
      <w:r w:rsidR="00DD3866">
        <w:t xml:space="preserve">, </w:t>
      </w:r>
      <w:r w:rsidR="00D11B71">
        <w:t xml:space="preserve">Context </w:t>
      </w:r>
      <w:r w:rsidR="00DD3866">
        <w:t xml:space="preserve">Classification </w:t>
      </w:r>
      <w:r w:rsidR="00D11B71">
        <w:t>Scheme Manag</w:t>
      </w:r>
      <w:r w:rsidR="00D11B71">
        <w:t>e</w:t>
      </w:r>
      <w:r w:rsidR="00D11B71">
        <w:t>ment</w:t>
      </w:r>
      <w:bookmarkEnd w:id="326"/>
      <w:r w:rsidR="00DD3866">
        <w:t xml:space="preserve"> use cases, </w:t>
      </w:r>
      <w:r w:rsidR="0054779C">
        <w:t>Code List Management</w:t>
      </w:r>
      <w:r w:rsidR="00DD3866">
        <w:t xml:space="preserve"> use cases</w:t>
      </w:r>
      <w:r w:rsidR="0054779C">
        <w:t>.</w:t>
      </w:r>
    </w:p>
    <w:p w:rsidR="005B3E38" w:rsidRDefault="005B3E38" w:rsidP="00294829"/>
    <w:p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rsidR="00EF6FC8" w:rsidRDefault="00EF6FC8" w:rsidP="00EF6FC8">
      <w:pPr>
        <w:pStyle w:val="Heading2"/>
      </w:pPr>
      <w:bookmarkStart w:id="327" w:name="_Ref404612009"/>
      <w:bookmarkStart w:id="328" w:name="_Toc442108957"/>
      <w:r>
        <w:t>BIEs Management</w:t>
      </w:r>
      <w:bookmarkEnd w:id="327"/>
      <w:bookmarkEnd w:id="328"/>
    </w:p>
    <w:p w:rsidR="00FB19E4" w:rsidRDefault="00FB19E4" w:rsidP="00FB19E4">
      <w:pPr>
        <w:pStyle w:val="Heading3"/>
      </w:pPr>
      <w:bookmarkStart w:id="329" w:name="_Toc442108958"/>
      <w:r>
        <w:t>Create a top-level ABIE (a standalone BOD)</w:t>
      </w:r>
      <w:bookmarkEnd w:id="329"/>
    </w:p>
    <w:p w:rsidR="00FB19E4" w:rsidRDefault="00FB19E4" w:rsidP="00FB19E4">
      <w:r>
        <w:rPr>
          <w:noProof/>
          <w:lang w:bidi="th-TH"/>
        </w:rPr>
        <mc:AlternateContent>
          <mc:Choice Requires="wpc">
            <w:drawing>
              <wp:inline distT="0" distB="0" distL="0" distR="0" wp14:anchorId="657D360C" wp14:editId="0F8F6937">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37447F" w:rsidRDefault="0037447F"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37447F" w:rsidRDefault="0037447F"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37447F" w:rsidRDefault="0037447F"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37447F" w:rsidRDefault="0037447F"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37447F" w:rsidRDefault="0037447F"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37447F" w:rsidRDefault="0037447F"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37447F" w:rsidRDefault="0037447F"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37447F" w:rsidRDefault="0037447F"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37447F" w:rsidRDefault="0037447F"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330" w:name="_Toc442108959"/>
      <w:r>
        <w:t xml:space="preserve">Select a top-level </w:t>
      </w:r>
      <w:r w:rsidR="000D692F">
        <w:t>concept</w:t>
      </w:r>
      <w:bookmarkEnd w:id="330"/>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lastRenderedPageBreak/>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331" w:name="_Toc442108960"/>
      <w:r>
        <w:t>Select a business context</w:t>
      </w:r>
      <w:bookmarkEnd w:id="331"/>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332" w:name="_Toc442108961"/>
      <w:r>
        <w:t>Create uncommitted BIE records/objects</w:t>
      </w:r>
      <w:bookmarkEnd w:id="332"/>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0BC42A51" wp14:editId="7F9815E7">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37447F" w:rsidRDefault="0037447F"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37447F" w:rsidRDefault="0037447F"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37447F" w:rsidRDefault="0037447F"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37447F" w:rsidRDefault="0037447F"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333"/>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33"/>
      <w:r w:rsidR="00D362D0">
        <w:rPr>
          <w:rStyle w:val="CommentReference"/>
          <w:iCs w:val="0"/>
        </w:rPr>
        <w:commentReference w:id="333"/>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pt;height:12.35pt" o:ole="">
            <v:imagedata r:id="rId16" o:title=""/>
          </v:shape>
          <o:OLEObject Type="Embed" ProgID="Equation.3" ShapeID="_x0000_i1025" DrawAspect="Content" ObjectID="_1517410519"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pt;height:12.35pt" o:ole="">
            <v:imagedata r:id="rId16" o:title=""/>
          </v:shape>
          <o:OLEObject Type="Embed" ProgID="Equation.3" ShapeID="_x0000_i1026" DrawAspect="Content" ObjectID="_1517410520"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4029C46" wp14:editId="63320344">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65pt;height:27.4pt" o:ole="">
                                    <v:imagedata r:id="rId19" o:title=""/>
                                  </v:shape>
                                  <o:OLEObject Type="Embed" ProgID="Equation.3" ShapeID="_x0000_i1035" DrawAspect="Content" ObjectID="_1517410529"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A7896">
                                <w:pPr>
                                  <w:pStyle w:val="Code"/>
                                  <w:spacing w:line="168" w:lineRule="auto"/>
                                  <w:jc w:val="center"/>
                                </w:pPr>
                                <w:r>
                                  <w:t>assoc[i] is a BCC?</w:t>
                                </w:r>
                              </w:p>
                              <w:p w:rsidR="0037447F" w:rsidRDefault="0037447F"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37447F" w:rsidRDefault="0037447F"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37447F" w:rsidRDefault="0037447F"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37447F" w:rsidRDefault="0037447F"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37447F" w:rsidRDefault="0037447F"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37447F" w:rsidRDefault="0037447F"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37447F" w:rsidRDefault="0037447F"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37447F" w:rsidRDefault="0037447F"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37447F" w:rsidRDefault="0037447F"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37447F" w:rsidRDefault="0037447F"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37447F" w:rsidRDefault="0037447F"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37447F" w:rsidRDefault="0037447F"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37447F" w:rsidRDefault="0037447F"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37447F" w:rsidRPr="00B063E4" w:rsidRDefault="0037447F"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37447F" w:rsidRDefault="0037447F"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37447F" w:rsidRDefault="0037447F"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37447F" w:rsidRDefault="0037447F"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37447F" w:rsidRDefault="0037447F"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37447F" w:rsidRDefault="0037447F"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37447F" w:rsidRDefault="0037447F"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37447F" w:rsidRDefault="0037447F"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37447F" w:rsidRDefault="0037447F"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37447F" w:rsidRDefault="0037447F"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65pt;height:27.4pt" o:ole="">
                              <v:imagedata r:id="rId19" o:title=""/>
                            </v:shape>
                            <o:OLEObject Type="Embed" ProgID="Equation.3" ShapeID="_x0000_i1035" DrawAspect="Content" ObjectID="_1517410529"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37447F" w:rsidRDefault="0037447F"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37447F" w:rsidRDefault="0037447F"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37447F" w:rsidRDefault="0037447F" w:rsidP="002A7896">
                          <w:pPr>
                            <w:pStyle w:val="Code"/>
                            <w:spacing w:line="168" w:lineRule="auto"/>
                            <w:jc w:val="center"/>
                          </w:pPr>
                          <w:r>
                            <w:t>assoc[i] is a BCC?</w:t>
                          </w:r>
                        </w:p>
                        <w:p w:rsidR="0037447F" w:rsidRDefault="0037447F"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37447F" w:rsidRDefault="0037447F"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37447F" w:rsidRDefault="0037447F"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334"/>
      <w:r>
        <w:t xml:space="preserve">An ABIE object </w:t>
      </w:r>
      <w:commentRangeEnd w:id="334"/>
      <w:r>
        <w:rPr>
          <w:rStyle w:val="CommentReference"/>
        </w:rPr>
        <w:commentReference w:id="334"/>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rsidR="00FB19E4" w:rsidRDefault="00127238" w:rsidP="00FB19E4">
      <w:r>
        <w:rPr>
          <w:rStyle w:val="CodeChar"/>
        </w:rPr>
        <w:t>last_update_timestamp</w:t>
      </w:r>
      <w:r w:rsidR="00FB19E4">
        <w:t xml:space="preserve"> =  Same as </w:t>
      </w:r>
      <w:r>
        <w:rPr>
          <w:rStyle w:val="CodeChar"/>
        </w:rPr>
        <w:t>creation_timestamp</w:t>
      </w:r>
      <w:r w:rsidR="00FB19E4">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2D3A91" w:rsidP="00FB19E4">
      <w:r>
        <w:rPr>
          <w:rStyle w:val="CodeChar"/>
        </w:rPr>
        <w:lastRenderedPageBreak/>
        <w:t>remark</w:t>
      </w:r>
      <w:r w:rsidR="00FB19E4">
        <w:t xml:space="preserve"> = Blank.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Pr>
        <w:pStyle w:val="Heading6"/>
      </w:pPr>
      <w:bookmarkStart w:id="335"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35"/>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w:t>
      </w:r>
      <w:r w:rsidR="002C0A40" w:rsidRPr="00096952">
        <w:t>s</w:t>
      </w:r>
      <w:r w:rsidR="002C0A40" w:rsidRPr="00096952">
        <w:t xml:space="preserve">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w:t>
      </w:r>
      <w:r w:rsidR="001436F2" w:rsidRPr="00096952">
        <w:t>e</w:t>
      </w:r>
      <w:r w:rsidR="001436F2" w:rsidRPr="00096952">
        <w:t>cause it means that the field is restricted to a code list in the next column and the user cannot relax that.</w:t>
      </w:r>
    </w:p>
    <w:p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t>last_updated_by</w:t>
      </w:r>
      <w:r w:rsidR="00FB19E4">
        <w:t xml:space="preserve"> = Currently logged on user.</w:t>
      </w:r>
    </w:p>
    <w:p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w:t>
      </w:r>
      <w:r>
        <w:t>t</w:t>
      </w:r>
      <w:r>
        <w:t xml:space="preserve">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w:t>
      </w:r>
      <w:r w:rsidR="00096952" w:rsidRPr="00096952">
        <w:t>n</w:t>
      </w:r>
      <w:r w:rsidR="00096952" w:rsidRPr="00096952">
        <w:t>not override anything, i.e., it should not be editable because it means that the field is restricted to a code list in the next column and the user cannot relax that.</w:t>
      </w:r>
    </w:p>
    <w:p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w:t>
      </w:r>
      <w:r w:rsidR="004F35D7" w:rsidRPr="00983E86">
        <w:t>i</w:t>
      </w:r>
      <w:r w:rsidR="004F35D7" w:rsidRPr="00983E86">
        <w:t xml:space="preserve">ated with this </w:t>
      </w:r>
      <w:r>
        <w:rPr>
          <w:rStyle w:val="CodeChar"/>
        </w:rPr>
        <w:t>code_list_id</w:t>
      </w:r>
      <w:r w:rsidR="004F35D7" w:rsidRPr="00983E86">
        <w:t>.</w:t>
      </w:r>
    </w:p>
    <w:p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336"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36"/>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127238" w:rsidP="00FB19E4">
      <w:r>
        <w:rPr>
          <w:rStyle w:val="CodeChar"/>
        </w:rPr>
        <w:t>created_by</w:t>
      </w:r>
      <w:r w:rsidR="00FB19E4">
        <w:t xml:space="preserve"> = Currently logged on user.</w:t>
      </w:r>
    </w:p>
    <w:p w:rsidR="00FB19E4" w:rsidRDefault="00127238" w:rsidP="00FB19E4">
      <w:r>
        <w:rPr>
          <w:rStyle w:val="CodeChar"/>
        </w:rPr>
        <w:lastRenderedPageBreak/>
        <w:t>last_updated_by</w:t>
      </w:r>
      <w:r w:rsidR="00FB19E4">
        <w:t xml:space="preserve"> = Currently logged on user.</w:t>
      </w:r>
    </w:p>
    <w:p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rsidR="00FB19E4" w:rsidRDefault="00127238" w:rsidP="00FB19E4">
      <w:r>
        <w:rPr>
          <w:rStyle w:val="CodeChar"/>
        </w:rPr>
        <w:t>last_update_timestamp</w:t>
      </w:r>
      <w:r w:rsidR="00FB19E4">
        <w:t xml:space="preserve"> = Same as the </w:t>
      </w:r>
      <w:r>
        <w:rPr>
          <w:rStyle w:val="CodeChar"/>
        </w:rPr>
        <w:t>creation_timestamp</w:t>
      </w:r>
      <w:r w:rsidR="00FB19E4">
        <w:t>.</w:t>
      </w:r>
    </w:p>
    <w:p w:rsidR="00FB19E4" w:rsidRPr="00FB19E4" w:rsidRDefault="00FB19E4" w:rsidP="00FB19E4"/>
    <w:p w:rsidR="003A1C99" w:rsidRDefault="003A1C99" w:rsidP="003A1C99">
      <w:pPr>
        <w:pStyle w:val="Heading3"/>
      </w:pPr>
      <w:bookmarkStart w:id="337" w:name="_Ref408466639"/>
      <w:bookmarkStart w:id="338" w:name="_Toc442108962"/>
      <w:bookmarkStart w:id="339" w:name="_Ref408391500"/>
      <w:r>
        <w:t>Edit a top-level ABIE</w:t>
      </w:r>
      <w:bookmarkEnd w:id="337"/>
      <w:bookmarkEnd w:id="33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340" w:name="_Ref408466451"/>
      <w:bookmarkStart w:id="341" w:name="_Toc442108963"/>
      <w:r>
        <w:t>Show</w:t>
      </w:r>
      <w:r w:rsidR="00056C42">
        <w:t xml:space="preserve"> top-level ABIE</w:t>
      </w:r>
      <w:bookmarkEnd w:id="339"/>
      <w:bookmarkEnd w:id="340"/>
      <w:bookmarkEnd w:id="34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w:t>
      </w:r>
      <w:r w:rsidR="007A3A38">
        <w:t>m</w:t>
      </w:r>
      <w:r w:rsidR="007A3A38">
        <w:t>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The co</w:t>
      </w:r>
      <w:r w:rsidR="00BC3C95">
        <w:t>n</w:t>
      </w:r>
      <w:r w:rsidR="00BC3C95">
        <w:t xml:space="preserve">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w:t>
      </w:r>
      <w:r w:rsidR="0093447A">
        <w:t>a</w:t>
      </w:r>
      <w:r w:rsidR="0093447A">
        <w:t>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w:t>
      </w:r>
      <w:r w:rsidR="00424B54">
        <w:t>l</w:t>
      </w:r>
      <w:r w:rsidR="00424B54">
        <w:t xml:space="preserve">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rsidR="00B761C8" w:rsidRPr="006168AF" w:rsidRDefault="00B761C8" w:rsidP="00653BF8">
      <w:pPr>
        <w:rPr>
          <w:highlight w:val="yellow"/>
        </w:rPr>
      </w:pPr>
    </w:p>
    <w:p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w:t>
      </w:r>
      <w:r w:rsidR="00BB1C2D" w:rsidRPr="006168AF">
        <w:rPr>
          <w:highlight w:val="yellow"/>
        </w:rPr>
        <w:t>c</w:t>
      </w:r>
      <w:r w:rsidR="00BB1C2D" w:rsidRPr="006168AF">
        <w:rPr>
          <w:highlight w:val="yellow"/>
        </w:rPr>
        <w:t>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w:t>
      </w:r>
      <w:r w:rsidR="007207A0" w:rsidRPr="006168AF">
        <w:rPr>
          <w:highlight w:val="yellow"/>
        </w:rPr>
        <w:t>a</w:t>
      </w:r>
      <w:r w:rsidR="007207A0" w:rsidRPr="006168AF">
        <w:rPr>
          <w:highlight w:val="yellow"/>
        </w:rPr>
        <w:lastRenderedPageBreak/>
        <w:t>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w:t>
      </w:r>
      <w:r w:rsidR="007207A0" w:rsidRPr="006168AF">
        <w:rPr>
          <w:highlight w:val="yellow"/>
        </w:rPr>
        <w:t>e</w:t>
      </w:r>
      <w:r w:rsidR="007207A0" w:rsidRPr="006168AF">
        <w:rPr>
          <w:highlight w:val="yellow"/>
        </w:rPr>
        <w:t xml:space="preserv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rsidR="007207A0" w:rsidRDefault="007207A0" w:rsidP="00653BF8"/>
    <w:p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proofErr w:type="spellStart"/>
      <w:r w:rsidR="00072832">
        <w:rPr>
          <w:rStyle w:val="CodeChar"/>
        </w:rPr>
        <w:t>bdt_pri_restri</w:t>
      </w:r>
      <w:r w:rsidR="00772652">
        <w:t>.</w:t>
      </w:r>
      <w:r w:rsidR="00405DFB">
        <w:rPr>
          <w:rStyle w:val="CodeChar"/>
        </w:rPr>
        <w:t>is_default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r w:rsidR="00B96860">
        <w:t>The SC name shown on the UI shall be in the space separated form same as other kinds of components. The name shall be a concaten</w:t>
      </w:r>
      <w:r w:rsidR="00B96860">
        <w:t>a</w:t>
      </w:r>
      <w:r w:rsidR="00B96860">
        <w:t>tion of the property term and the representation term (with a space in between) except when the representation term is ‘Text’ it is dropped.</w:t>
      </w:r>
    </w:p>
    <w:p w:rsidR="00B96860" w:rsidRDefault="00B96860" w:rsidP="00653BF8"/>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w:t>
      </w:r>
      <w:r>
        <w:t>i</w:t>
      </w:r>
      <w:r>
        <w:t xml:space="preserve">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342"/>
      <w:r w:rsidR="00647A7E">
        <w:t xml:space="preserve">Use optimistic concurrency control strategy for all these transactions. </w:t>
      </w:r>
      <w:r>
        <w:t xml:space="preserve"> </w:t>
      </w:r>
      <w:commentRangeEnd w:id="342"/>
      <w:r w:rsidR="005E48E2">
        <w:rPr>
          <w:rStyle w:val="CommentReference"/>
        </w:rPr>
        <w:commentReference w:id="34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343" w:name="_Ref408391480"/>
      <w:bookmarkStart w:id="344" w:name="_Ref408391501"/>
      <w:bookmarkStart w:id="345" w:name="_Toc442108964"/>
      <w:r>
        <w:t>Save a top-level ABIE</w:t>
      </w:r>
      <w:bookmarkEnd w:id="343"/>
      <w:bookmarkEnd w:id="344"/>
      <w:bookmarkEnd w:id="34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346" w:name="_Ref408391491"/>
      <w:bookmarkStart w:id="347" w:name="_Toc442108965"/>
      <w:r>
        <w:lastRenderedPageBreak/>
        <w:t>Discard a top-level ABIE</w:t>
      </w:r>
      <w:bookmarkEnd w:id="346"/>
      <w:bookmarkEnd w:id="34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348" w:name="_Ref408391494"/>
      <w:bookmarkStart w:id="349" w:name="_Toc442108966"/>
      <w:r>
        <w:t>Publish a top-level ABIE</w:t>
      </w:r>
      <w:bookmarkEnd w:id="348"/>
      <w:bookmarkEnd w:id="34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350" w:name="_Ref408466748"/>
      <w:bookmarkStart w:id="351" w:name="_Ref408484016"/>
      <w:bookmarkStart w:id="352" w:name="_Toc442108967"/>
      <w:r>
        <w:t>Top-level ABIE search</w:t>
      </w:r>
      <w:bookmarkEnd w:id="350"/>
      <w:r w:rsidR="00DD10B9">
        <w:t xml:space="preserve"> and select</w:t>
      </w:r>
      <w:bookmarkEnd w:id="351"/>
      <w:bookmarkEnd w:id="35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353" w:name="_Ref408467681"/>
      <w:bookmarkStart w:id="354" w:name="_Toc442108968"/>
      <w:r>
        <w:t xml:space="preserve">Copy </w:t>
      </w:r>
      <w:r w:rsidR="009E3636">
        <w:t>a top-level ABIE</w:t>
      </w:r>
      <w:bookmarkEnd w:id="353"/>
      <w:bookmarkEnd w:id="354"/>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355" w:name="_Ref436631127"/>
      <w:bookmarkStart w:id="356" w:name="_Toc442108969"/>
      <w:r>
        <w:t>Extend a top-level ABIE</w:t>
      </w:r>
      <w:bookmarkEnd w:id="355"/>
      <w:bookmarkEnd w:id="356"/>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07A71F97" wp14:editId="3173A4F8">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37447F" w:rsidRPr="00A01448" w:rsidRDefault="0037447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37447F" w:rsidRDefault="0037447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37447F" w:rsidRPr="00A01448" w:rsidRDefault="0037447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37447F" w:rsidRPr="00A01448" w:rsidRDefault="0037447F"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37447F" w:rsidRDefault="0037447F"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37447F" w:rsidRDefault="0037447F"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37447F" w:rsidRDefault="0037447F"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37447F" w:rsidRPr="00A01448" w:rsidRDefault="0037447F"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357" w:name="_Ref434224643"/>
      <w:r>
        <w:t xml:space="preserve">Figure </w:t>
      </w:r>
      <w:r w:rsidR="00956899">
        <w:fldChar w:fldCharType="begin"/>
      </w:r>
      <w:r w:rsidR="00956899">
        <w:instrText xml:space="preserve"> SEQ Figure \* ARABIC </w:instrText>
      </w:r>
      <w:r w:rsidR="00956899">
        <w:fldChar w:fldCharType="separate"/>
      </w:r>
      <w:r w:rsidR="0093447A">
        <w:rPr>
          <w:noProof/>
        </w:rPr>
        <w:t>1</w:t>
      </w:r>
      <w:r w:rsidR="00956899">
        <w:rPr>
          <w:noProof/>
        </w:rPr>
        <w:fldChar w:fldCharType="end"/>
      </w:r>
      <w:bookmarkEnd w:id="357"/>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3C8C9204" wp14:editId="77CA67B6">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37447F" w:rsidRDefault="0037447F"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37447F" w:rsidRDefault="0037447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37447F" w:rsidRDefault="0037447F"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37447F" w:rsidRDefault="0037447F"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37447F" w:rsidRDefault="0037447F"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37447F" w:rsidRDefault="0037447F"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358" w:name="_Ref434405977"/>
      <w:r>
        <w:t xml:space="preserve">Figure </w:t>
      </w:r>
      <w:r w:rsidR="00956899">
        <w:fldChar w:fldCharType="begin"/>
      </w:r>
      <w:r w:rsidR="00956899">
        <w:instrText xml:space="preserve"> SEQ Figure \* ARABIC </w:instrText>
      </w:r>
      <w:r w:rsidR="00956899">
        <w:fldChar w:fldCharType="separate"/>
      </w:r>
      <w:r w:rsidR="0093447A">
        <w:rPr>
          <w:noProof/>
        </w:rPr>
        <w:t>2</w:t>
      </w:r>
      <w:r w:rsidR="00956899">
        <w:rPr>
          <w:noProof/>
        </w:rPr>
        <w:fldChar w:fldCharType="end"/>
      </w:r>
      <w:bookmarkEnd w:id="358"/>
      <w:r>
        <w:t>: A model in the UI for user extension editing</w:t>
      </w:r>
    </w:p>
    <w:p w:rsidR="00726509" w:rsidRDefault="00505C10" w:rsidP="002C4DD3">
      <w:r>
        <w:rPr>
          <w:noProof/>
          <w:lang w:bidi="th-TH"/>
        </w:rPr>
        <w:lastRenderedPageBreak/>
        <mc:AlternateContent>
          <mc:Choice Requires="wpc">
            <w:drawing>
              <wp:inline distT="0" distB="0" distL="0" distR="0" wp14:anchorId="2AF99D2A" wp14:editId="450F2B66">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rPr>
                                  <w:b/>
                                  <w:bCs/>
                                </w:rPr>
                              </w:pPr>
                              <w:r w:rsidRPr="00726F9D">
                                <w:rPr>
                                  <w:b/>
                                  <w:bCs/>
                                </w:rPr>
                                <w:t>(</w:t>
                              </w:r>
                              <w:r>
                                <w:rPr>
                                  <w:b/>
                                  <w:bCs/>
                                </w:rPr>
                                <w:t>2</w:t>
                              </w:r>
                              <w:r w:rsidRPr="00726F9D">
                                <w:rPr>
                                  <w:b/>
                                  <w:bCs/>
                                </w:rPr>
                                <w:t>)</w:t>
                              </w:r>
                            </w:p>
                            <w:p w:rsidR="0037447F" w:rsidRPr="005A04AC" w:rsidRDefault="0037447F"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5A04AC" w:rsidRDefault="0037447F"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37447F" w:rsidRDefault="0037447F"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37447F" w:rsidRPr="005A04AC" w:rsidRDefault="0037447F">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37447F" w:rsidRDefault="0037447F" w:rsidP="00726F9D">
                        <w:pPr>
                          <w:jc w:val="center"/>
                          <w:rPr>
                            <w:b/>
                            <w:bCs/>
                          </w:rPr>
                        </w:pPr>
                        <w:r w:rsidRPr="00726F9D">
                          <w:rPr>
                            <w:b/>
                            <w:bCs/>
                          </w:rPr>
                          <w:t>(</w:t>
                        </w:r>
                        <w:r>
                          <w:rPr>
                            <w:b/>
                            <w:bCs/>
                          </w:rPr>
                          <w:t>2</w:t>
                        </w:r>
                        <w:r w:rsidRPr="00726F9D">
                          <w:rPr>
                            <w:b/>
                            <w:bCs/>
                          </w:rPr>
                          <w:t>)</w:t>
                        </w:r>
                      </w:p>
                      <w:p w:rsidR="0037447F" w:rsidRPr="005A04AC" w:rsidRDefault="0037447F"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37447F" w:rsidRDefault="0037447F"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37447F" w:rsidRPr="005A04AC" w:rsidRDefault="0037447F"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37447F" w:rsidRPr="005A04AC" w:rsidRDefault="0037447F">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37447F" w:rsidRPr="005A04AC" w:rsidRDefault="0037447F">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37447F" w:rsidRPr="005A04AC" w:rsidRDefault="0037447F">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37447F" w:rsidRPr="005A04AC" w:rsidRDefault="0037447F"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37447F" w:rsidRPr="005A04AC" w:rsidRDefault="0037447F"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37447F" w:rsidRPr="005A04AC" w:rsidRDefault="0037447F">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37447F" w:rsidRPr="005A04AC" w:rsidRDefault="0037447F">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37447F" w:rsidRPr="005A04AC" w:rsidRDefault="0037447F"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r w:rsidR="00956899">
        <w:fldChar w:fldCharType="begin"/>
      </w:r>
      <w:r w:rsidR="00956899">
        <w:instrText xml:space="preserve"> SEQ Figure \* ARABIC </w:instrText>
      </w:r>
      <w:r w:rsidR="00956899">
        <w:fldChar w:fldCharType="separate"/>
      </w:r>
      <w:r w:rsidR="0093447A">
        <w:rPr>
          <w:noProof/>
        </w:rPr>
        <w:t>3</w:t>
      </w:r>
      <w:r w:rsidR="00956899">
        <w:rPr>
          <w:noProof/>
        </w:rPr>
        <w:fldChar w:fldCharType="end"/>
      </w:r>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359" w:name="_Ref431198470"/>
      <w:bookmarkStart w:id="360" w:name="_Toc442108970"/>
      <w:r>
        <w:t xml:space="preserve">Create a New User Extension </w:t>
      </w:r>
      <w:r w:rsidR="0047479A">
        <w:t xml:space="preserve">Group </w:t>
      </w:r>
      <w:r>
        <w:t>ACC</w:t>
      </w:r>
      <w:bookmarkEnd w:id="359"/>
      <w:bookmarkEnd w:id="360"/>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361" w:name="_Toc442108971"/>
      <w:r>
        <w:t xml:space="preserve">Populate an ACC </w:t>
      </w:r>
      <w:r w:rsidR="00395CCF">
        <w:t>cu</w:t>
      </w:r>
      <w:r w:rsidR="006B1123">
        <w:t>r</w:t>
      </w:r>
      <w:r w:rsidR="00395CCF">
        <w:t xml:space="preserve">rent </w:t>
      </w:r>
      <w:r>
        <w:t>record</w:t>
      </w:r>
      <w:bookmarkEnd w:id="361"/>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127238" w:rsidP="0016775B">
            <w:r>
              <w:rPr>
                <w:rStyle w:val="CodeChar"/>
              </w:rPr>
              <w:t>creation_timestamp</w:t>
            </w:r>
            <w:r w:rsidR="00DB12E7" w:rsidRPr="00A159CE">
              <w:t xml:space="preserve"> = Current time.</w:t>
            </w:r>
          </w:p>
        </w:tc>
      </w:tr>
      <w:tr w:rsidR="00DB12E7" w:rsidRPr="00A159CE" w:rsidTr="0016775B">
        <w:tc>
          <w:tcPr>
            <w:tcW w:w="9576" w:type="dxa"/>
          </w:tcPr>
          <w:p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362" w:name="_Toc442108972"/>
      <w:r>
        <w:t xml:space="preserve">Populate an ASCCP </w:t>
      </w:r>
      <w:r w:rsidR="0015097E">
        <w:t xml:space="preserve">current </w:t>
      </w:r>
      <w:r>
        <w:t>record</w:t>
      </w:r>
      <w:bookmarkEnd w:id="362"/>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rsidTr="00F36B15">
        <w:tc>
          <w:tcPr>
            <w:tcW w:w="9576" w:type="dxa"/>
          </w:tcPr>
          <w:p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rsidTr="002123C2">
        <w:tc>
          <w:tcPr>
            <w:tcW w:w="9576" w:type="dxa"/>
          </w:tcPr>
          <w:p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rsidTr="002123C2">
        <w:tc>
          <w:tcPr>
            <w:tcW w:w="9576" w:type="dxa"/>
          </w:tcPr>
          <w:p w:rsidR="00F36B15" w:rsidRDefault="00127238" w:rsidP="002123C2">
            <w:pPr>
              <w:rPr>
                <w:rStyle w:val="CodeChar"/>
              </w:rPr>
            </w:pPr>
            <w:r>
              <w:rPr>
                <w:rStyle w:val="CodeChar"/>
              </w:rPr>
              <w:t>creation_timestamp</w:t>
            </w:r>
            <w:r w:rsidR="003517C5">
              <w:t xml:space="preserve"> = Current time.</w:t>
            </w:r>
          </w:p>
        </w:tc>
      </w:tr>
      <w:tr w:rsidR="00F36B15" w:rsidTr="002123C2">
        <w:tc>
          <w:tcPr>
            <w:tcW w:w="9576" w:type="dxa"/>
          </w:tcPr>
          <w:p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363" w:name="_Toc442108973"/>
      <w:r>
        <w:t>Populate an ASCC</w:t>
      </w:r>
      <w:r w:rsidR="0015097E">
        <w:t xml:space="preserve"> current record</w:t>
      </w:r>
      <w:bookmarkEnd w:id="363"/>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rsidTr="002123C2">
        <w:tc>
          <w:tcPr>
            <w:tcW w:w="9576" w:type="dxa"/>
          </w:tcPr>
          <w:p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rsidTr="002123C2">
        <w:tc>
          <w:tcPr>
            <w:tcW w:w="9576" w:type="dxa"/>
          </w:tcPr>
          <w:p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rsidTr="00496F33">
        <w:tc>
          <w:tcPr>
            <w:tcW w:w="9576" w:type="dxa"/>
          </w:tcPr>
          <w:p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rsidTr="00496F33">
        <w:tc>
          <w:tcPr>
            <w:tcW w:w="9576" w:type="dxa"/>
          </w:tcPr>
          <w:p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364" w:name="_Toc442108974"/>
      <w:r>
        <w:rPr>
          <w:rStyle w:val="CodeChar"/>
        </w:rPr>
        <w:t>Populate an ACC h</w:t>
      </w:r>
      <w:r w:rsidR="00E813DC">
        <w:rPr>
          <w:rStyle w:val="CodeChar"/>
        </w:rPr>
        <w:t>istory Record</w:t>
      </w:r>
      <w:bookmarkEnd w:id="364"/>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365" w:name="_Toc442108975"/>
      <w:r>
        <w:t>Populate an ASCCP history record</w:t>
      </w:r>
      <w:bookmarkEnd w:id="365"/>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366" w:name="_Toc442108976"/>
      <w:r>
        <w:rPr>
          <w:rStyle w:val="CodeChar"/>
        </w:rPr>
        <w:t>Populate an ASCC history record</w:t>
      </w:r>
      <w:bookmarkEnd w:id="366"/>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367" w:name="_Ref431198523"/>
      <w:bookmarkStart w:id="368" w:name="_Toc442108977"/>
      <w:r>
        <w:t xml:space="preserve">Create a New User Extension </w:t>
      </w:r>
      <w:r w:rsidR="00AF4654">
        <w:t xml:space="preserve">Group </w:t>
      </w:r>
      <w:r>
        <w:t>ACC Revision</w:t>
      </w:r>
      <w:bookmarkEnd w:id="367"/>
      <w:bookmarkEnd w:id="368"/>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69"/>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369"/>
      <w:r w:rsidR="00337C0A">
        <w:rPr>
          <w:rStyle w:val="CommentReference"/>
        </w:rPr>
        <w:commentReference w:id="369"/>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370" w:name="_Ref431198980"/>
      <w:bookmarkStart w:id="371" w:name="_Ref439841329"/>
      <w:bookmarkStart w:id="372" w:name="_Toc442108978"/>
      <w:r>
        <w:t xml:space="preserve">Edit User Extension </w:t>
      </w:r>
      <w:r w:rsidR="00AF4654">
        <w:t xml:space="preserve">Group </w:t>
      </w:r>
      <w:r>
        <w:t>ACC</w:t>
      </w:r>
      <w:bookmarkEnd w:id="370"/>
      <w:bookmarkEnd w:id="371"/>
      <w:bookmarkEnd w:id="372"/>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373" w:name="_Toc442108979"/>
      <w:r>
        <w:t>Review User Extension Group ACC</w:t>
      </w:r>
      <w:bookmarkEnd w:id="373"/>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374" w:name="_Ref408391730"/>
      <w:bookmarkStart w:id="375" w:name="_Toc442108980"/>
      <w:r>
        <w:t>Business Context Management</w:t>
      </w:r>
      <w:bookmarkEnd w:id="374"/>
      <w:bookmarkEnd w:id="37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376" w:name="_Ref402764261"/>
      <w:bookmarkStart w:id="377" w:name="_Toc442108981"/>
      <w:r>
        <w:t>Search</w:t>
      </w:r>
      <w:r w:rsidR="00354B4B">
        <w:t xml:space="preserve"> </w:t>
      </w:r>
      <w:r w:rsidR="004232A5">
        <w:t xml:space="preserve">and select a </w:t>
      </w:r>
      <w:r w:rsidR="00354B4B">
        <w:t>business context</w:t>
      </w:r>
      <w:bookmarkEnd w:id="376"/>
      <w:bookmarkEnd w:id="37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378" w:name="_Toc442108982"/>
      <w:r>
        <w:t>Bottom search</w:t>
      </w:r>
      <w:bookmarkEnd w:id="37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379" w:name="_Toc442108983"/>
      <w:r>
        <w:t>Top search</w:t>
      </w:r>
      <w:bookmarkEnd w:id="379"/>
    </w:p>
    <w:p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380"/>
      <w:r w:rsidR="00E72305" w:rsidRPr="005C685B">
        <w:rPr>
          <w:rStyle w:val="CodeChar"/>
        </w:rPr>
        <w:t>Business_Context_ID</w:t>
      </w:r>
      <w:commentRangeEnd w:id="380"/>
      <w:r w:rsidR="00E72305" w:rsidRPr="005C685B">
        <w:rPr>
          <w:rStyle w:val="CodeChar"/>
        </w:rPr>
        <w:commentReference w:id="380"/>
      </w:r>
      <w:r w:rsidR="00E72305">
        <w:t>.</w:t>
      </w:r>
    </w:p>
    <w:p w:rsidR="00354B4B" w:rsidRDefault="00354B4B" w:rsidP="00354B4B">
      <w:pPr>
        <w:pStyle w:val="Heading3"/>
      </w:pPr>
      <w:bookmarkStart w:id="381" w:name="_Ref408499098"/>
      <w:bookmarkStart w:id="382" w:name="_Ref408499103"/>
      <w:bookmarkStart w:id="383" w:name="_Toc442108984"/>
      <w:r>
        <w:t>Create a business context</w:t>
      </w:r>
      <w:bookmarkEnd w:id="381"/>
      <w:bookmarkEnd w:id="382"/>
      <w:bookmarkEnd w:id="38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7.85pt;height:109.6pt" o:ole="">
            <v:imagedata r:id="rId22" o:title="" croptop="9385f" cropbottom="15536f" cropleft="3165f" cropright="12641f"/>
          </v:shape>
          <o:OLEObject Type="Embed" ProgID="PowerPoint.Slide.12" ShapeID="_x0000_i1027" DrawAspect="Content" ObjectID="_1517410521" r:id="rId23"/>
        </w:object>
      </w:r>
    </w:p>
    <w:p w:rsidR="00AB1728" w:rsidRPr="00FB1A70" w:rsidRDefault="00AB1728" w:rsidP="00AB1728">
      <w:pPr>
        <w:pStyle w:val="Caption"/>
      </w:pPr>
      <w:bookmarkStart w:id="384" w:name="_Ref402704220"/>
      <w:r>
        <w:t xml:space="preserve">Figure </w:t>
      </w:r>
      <w:r w:rsidR="00956899">
        <w:fldChar w:fldCharType="begin"/>
      </w:r>
      <w:r w:rsidR="00956899">
        <w:instrText xml:space="preserve"> SEQ Figure \* ARABIC </w:instrText>
      </w:r>
      <w:r w:rsidR="00956899">
        <w:fldChar w:fldCharType="separate"/>
      </w:r>
      <w:r w:rsidR="0093447A">
        <w:rPr>
          <w:noProof/>
        </w:rPr>
        <w:t>4</w:t>
      </w:r>
      <w:r w:rsidR="00956899">
        <w:rPr>
          <w:noProof/>
        </w:rPr>
        <w:fldChar w:fldCharType="end"/>
      </w:r>
      <w:bookmarkEnd w:id="38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3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7410522" r:id="rId25"/>
        </w:object>
      </w:r>
    </w:p>
    <w:p w:rsidR="00AB1728" w:rsidRDefault="00AB1728" w:rsidP="00AB1728">
      <w:pPr>
        <w:pStyle w:val="Caption"/>
      </w:pPr>
      <w:bookmarkStart w:id="385" w:name="_Ref402704359"/>
      <w:r>
        <w:t xml:space="preserve">Figure </w:t>
      </w:r>
      <w:r w:rsidR="00956899">
        <w:fldChar w:fldCharType="begin"/>
      </w:r>
      <w:r w:rsidR="00956899">
        <w:instrText xml:space="preserve"> SEQ Figure \* ARABIC </w:instrText>
      </w:r>
      <w:r w:rsidR="00956899">
        <w:fldChar w:fldCharType="separate"/>
      </w:r>
      <w:r w:rsidR="0093447A">
        <w:rPr>
          <w:noProof/>
        </w:rPr>
        <w:t>5</w:t>
      </w:r>
      <w:r w:rsidR="00956899">
        <w:rPr>
          <w:noProof/>
        </w:rPr>
        <w:fldChar w:fldCharType="end"/>
      </w:r>
      <w:bookmarkEnd w:id="385"/>
      <w:r>
        <w:t>: Search and Select Context Value screen</w:t>
      </w:r>
    </w:p>
    <w:p w:rsidR="00C15410" w:rsidRDefault="00C15410" w:rsidP="00354B4B">
      <w:pPr>
        <w:pStyle w:val="Heading3"/>
      </w:pPr>
      <w:bookmarkStart w:id="386" w:name="_Ref409508188"/>
      <w:bookmarkStart w:id="387" w:name="_Toc442108985"/>
      <w:bookmarkStart w:id="388" w:name="_Ref409506682"/>
      <w:bookmarkStart w:id="389" w:name="_Ref409506728"/>
      <w:r>
        <w:t>Show a business context</w:t>
      </w:r>
      <w:bookmarkEnd w:id="386"/>
      <w:bookmarkEnd w:id="387"/>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4pt;height:177.85pt" o:ole="">
            <v:imagedata r:id="rId26" o:title="" croptop="9385f" cropbottom="5831f" cropleft="3165f" cropright="8534f"/>
          </v:shape>
          <o:OLEObject Type="Embed" ProgID="PowerPoint.Slide.12" ShapeID="_x0000_i1029" DrawAspect="Content" ObjectID="_1517410523" r:id="rId27"/>
        </w:object>
      </w:r>
    </w:p>
    <w:p w:rsidR="00C15410" w:rsidRPr="00FB1A70" w:rsidRDefault="00C15410" w:rsidP="00C15410">
      <w:pPr>
        <w:pStyle w:val="Caption"/>
      </w:pPr>
      <w:bookmarkStart w:id="390" w:name="_Ref409507200"/>
      <w:r>
        <w:t xml:space="preserve">Figure </w:t>
      </w:r>
      <w:r w:rsidR="00956899">
        <w:fldChar w:fldCharType="begin"/>
      </w:r>
      <w:r w:rsidR="00956899">
        <w:instrText xml:space="preserve"> SEQ Figure \* ARABIC </w:instrText>
      </w:r>
      <w:r w:rsidR="00956899">
        <w:fldChar w:fldCharType="separate"/>
      </w:r>
      <w:r w:rsidR="0093447A">
        <w:rPr>
          <w:noProof/>
        </w:rPr>
        <w:t>6</w:t>
      </w:r>
      <w:r w:rsidR="00956899">
        <w:rPr>
          <w:noProof/>
        </w:rPr>
        <w:fldChar w:fldCharType="end"/>
      </w:r>
      <w:bookmarkEnd w:id="390"/>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391" w:name="_Toc442108986"/>
      <w:r>
        <w:t>Update a business context</w:t>
      </w:r>
      <w:bookmarkEnd w:id="388"/>
      <w:bookmarkEnd w:id="389"/>
      <w:bookmarkEnd w:id="391"/>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392" w:name="_Ref409506708"/>
      <w:bookmarkStart w:id="393" w:name="_Toc442108987"/>
      <w:r>
        <w:t>Discard</w:t>
      </w:r>
      <w:r w:rsidR="00D11B71">
        <w:t xml:space="preserve"> a business context</w:t>
      </w:r>
      <w:bookmarkEnd w:id="392"/>
      <w:bookmarkEnd w:id="393"/>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394" w:name="_Toc442108988"/>
      <w:r>
        <w:t>Context Category Management</w:t>
      </w:r>
      <w:bookmarkEnd w:id="394"/>
    </w:p>
    <w:p w:rsidR="00A82179" w:rsidRDefault="00A82179" w:rsidP="00A82179">
      <w:pPr>
        <w:pStyle w:val="Heading3"/>
      </w:pPr>
      <w:bookmarkStart w:id="395" w:name="_Toc442108989"/>
      <w:r>
        <w:t>Create a context category</w:t>
      </w:r>
      <w:bookmarkEnd w:id="39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396" w:name="_Ref409513652"/>
      <w:bookmarkStart w:id="397" w:name="_Toc442108990"/>
      <w:r>
        <w:t>Search and select a context category</w:t>
      </w:r>
      <w:bookmarkEnd w:id="396"/>
      <w:bookmarkEnd w:id="397"/>
    </w:p>
    <w:p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398" w:name="_Toc442108991"/>
      <w:r>
        <w:t>Update a context category</w:t>
      </w:r>
      <w:bookmarkEnd w:id="398"/>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399" w:name="_Ref409513784"/>
      <w:bookmarkStart w:id="400" w:name="_Toc442108992"/>
      <w:r>
        <w:t>Show a context category</w:t>
      </w:r>
      <w:bookmarkEnd w:id="399"/>
      <w:bookmarkEnd w:id="400"/>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55pt;height:112.3pt" o:ole="">
            <v:imagedata r:id="rId28" o:title="" croptop="9385f" cropbottom="23430f" cropleft="3165f" cropright="8534f"/>
          </v:shape>
          <o:OLEObject Type="Embed" ProgID="PowerPoint.Slide.12" ShapeID="_x0000_i1030" DrawAspect="Content" ObjectID="_1517410524" r:id="rId29"/>
        </w:object>
      </w:r>
    </w:p>
    <w:p w:rsidR="00782AF5" w:rsidRDefault="00782AF5" w:rsidP="00782AF5">
      <w:pPr>
        <w:pStyle w:val="Caption"/>
      </w:pPr>
      <w:bookmarkStart w:id="401" w:name="_Ref409514250"/>
      <w:r>
        <w:t xml:space="preserve">Figure </w:t>
      </w:r>
      <w:r w:rsidR="00956899">
        <w:fldChar w:fldCharType="begin"/>
      </w:r>
      <w:r w:rsidR="00956899">
        <w:instrText xml:space="preserve"> SEQ Figure \* ARABIC </w:instrText>
      </w:r>
      <w:r w:rsidR="00956899">
        <w:fldChar w:fldCharType="separate"/>
      </w:r>
      <w:r w:rsidR="0093447A">
        <w:rPr>
          <w:noProof/>
        </w:rPr>
        <w:t>7</w:t>
      </w:r>
      <w:r w:rsidR="00956899">
        <w:rPr>
          <w:noProof/>
        </w:rPr>
        <w:fldChar w:fldCharType="end"/>
      </w:r>
      <w:bookmarkEnd w:id="401"/>
      <w:r>
        <w:t>: Show a context category screen</w:t>
      </w:r>
    </w:p>
    <w:p w:rsidR="00DC31F7" w:rsidRPr="00DC31F7" w:rsidRDefault="00DC31F7" w:rsidP="00DC31F7"/>
    <w:p w:rsidR="0054779C" w:rsidRDefault="00627BB8" w:rsidP="0054779C">
      <w:pPr>
        <w:pStyle w:val="Heading3"/>
      </w:pPr>
      <w:bookmarkStart w:id="402" w:name="_Toc442108993"/>
      <w:r>
        <w:t>Discard</w:t>
      </w:r>
      <w:r w:rsidR="0054779C">
        <w:t xml:space="preserve"> a context category</w:t>
      </w:r>
      <w:bookmarkEnd w:id="402"/>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403" w:name="_Toc442108994"/>
      <w:r>
        <w:t xml:space="preserve">Context </w:t>
      </w:r>
      <w:r w:rsidR="00F67A70">
        <w:t xml:space="preserve">Classification </w:t>
      </w:r>
      <w:r>
        <w:t>Scheme Management</w:t>
      </w:r>
      <w:bookmarkEnd w:id="403"/>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404" w:name="_Ref408498537"/>
      <w:bookmarkStart w:id="405" w:name="_Toc442108995"/>
      <w:r>
        <w:t xml:space="preserve">Create a </w:t>
      </w:r>
      <w:r w:rsidR="00424E50">
        <w:t xml:space="preserve">new </w:t>
      </w:r>
      <w:r>
        <w:t xml:space="preserve">context </w:t>
      </w:r>
      <w:r w:rsidR="00F67A70">
        <w:t xml:space="preserve">classification </w:t>
      </w:r>
      <w:r>
        <w:t>scheme</w:t>
      </w:r>
      <w:bookmarkEnd w:id="404"/>
      <w:bookmarkEnd w:id="405"/>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7pt;height:181.05pt" o:ole="">
            <v:imagedata r:id="rId30" o:title="" croptop="2499f" cropbottom="7716f" cropleft="3165f" cropright="-1269f"/>
          </v:shape>
          <o:OLEObject Type="Embed" ProgID="PowerPoint.Slide.12" ShapeID="_x0000_i1031" DrawAspect="Content" ObjectID="_1517410525" r:id="rId31"/>
        </w:object>
      </w:r>
    </w:p>
    <w:p w:rsidR="00851B41" w:rsidRPr="00851B41" w:rsidRDefault="00851B41" w:rsidP="00851B41">
      <w:pPr>
        <w:pStyle w:val="Caption"/>
      </w:pPr>
      <w:bookmarkStart w:id="406" w:name="_Ref410042475"/>
      <w:r>
        <w:t xml:space="preserve">Figure </w:t>
      </w:r>
      <w:r w:rsidR="00956899">
        <w:fldChar w:fldCharType="begin"/>
      </w:r>
      <w:r w:rsidR="00956899">
        <w:instrText xml:space="preserve"> SEQ Figure \* ARABIC </w:instrText>
      </w:r>
      <w:r w:rsidR="00956899">
        <w:fldChar w:fldCharType="separate"/>
      </w:r>
      <w:r w:rsidR="0093447A">
        <w:rPr>
          <w:noProof/>
        </w:rPr>
        <w:t>8</w:t>
      </w:r>
      <w:r w:rsidR="00956899">
        <w:rPr>
          <w:noProof/>
        </w:rPr>
        <w:fldChar w:fldCharType="end"/>
      </w:r>
      <w:bookmarkEnd w:id="406"/>
      <w:r>
        <w:t>. Create a new context scheme UI</w:t>
      </w:r>
    </w:p>
    <w:p w:rsidR="00851B41" w:rsidRDefault="00851B41" w:rsidP="00FE7000">
      <w:pPr>
        <w:pStyle w:val="Heading3"/>
      </w:pPr>
      <w:bookmarkStart w:id="407" w:name="_Ref410044091"/>
      <w:bookmarkStart w:id="408" w:name="_Toc442108996"/>
      <w:bookmarkStart w:id="409" w:name="_Ref408498540"/>
      <w:r>
        <w:t>Search and select a context</w:t>
      </w:r>
      <w:r w:rsidR="00305BF9">
        <w:t xml:space="preserve"> classification</w:t>
      </w:r>
      <w:r>
        <w:t xml:space="preserve"> scheme</w:t>
      </w:r>
      <w:bookmarkEnd w:id="407"/>
      <w:bookmarkEnd w:id="408"/>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410" w:name="_Toc442108997"/>
      <w:r>
        <w:t xml:space="preserve">Update a </w:t>
      </w:r>
      <w:r w:rsidR="00FE7000">
        <w:t xml:space="preserve">context </w:t>
      </w:r>
      <w:r w:rsidR="00305BF9">
        <w:t xml:space="preserve">classification </w:t>
      </w:r>
      <w:r w:rsidR="00FE7000">
        <w:t>scheme</w:t>
      </w:r>
      <w:bookmarkEnd w:id="410"/>
      <w:r w:rsidR="00FE7000">
        <w:t xml:space="preserve"> </w:t>
      </w:r>
      <w:bookmarkEnd w:id="409"/>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411" w:name="_Ref408498541"/>
      <w:bookmarkStart w:id="412" w:name="_Toc442108998"/>
      <w:r>
        <w:t>Discard</w:t>
      </w:r>
      <w:r w:rsidR="0054779C">
        <w:t xml:space="preserve"> a context </w:t>
      </w:r>
      <w:r w:rsidR="00305BF9">
        <w:t xml:space="preserve">classification </w:t>
      </w:r>
      <w:r w:rsidR="0054779C">
        <w:t>scheme</w:t>
      </w:r>
      <w:bookmarkEnd w:id="411"/>
      <w:bookmarkEnd w:id="412"/>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413" w:name="_Toc442108999"/>
      <w:r>
        <w:t>Code List Management</w:t>
      </w:r>
      <w:bookmarkEnd w:id="413"/>
    </w:p>
    <w:p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rsidR="009E3636" w:rsidRDefault="009E3636" w:rsidP="009E3636">
      <w:pPr>
        <w:pStyle w:val="Heading3"/>
      </w:pPr>
      <w:bookmarkStart w:id="414" w:name="_Ref408498284"/>
      <w:bookmarkStart w:id="415" w:name="_Ref410111022"/>
      <w:bookmarkStart w:id="416" w:name="_Toc442109000"/>
      <w:commentRangeStart w:id="417"/>
      <w:r>
        <w:t>Create a new BIE code list</w:t>
      </w:r>
      <w:bookmarkEnd w:id="414"/>
      <w:commentRangeEnd w:id="417"/>
      <w:r w:rsidR="005C461E">
        <w:t xml:space="preserve"> without a base</w:t>
      </w:r>
      <w:r w:rsidR="00B90270">
        <w:rPr>
          <w:rStyle w:val="CommentReference"/>
          <w:b w:val="0"/>
        </w:rPr>
        <w:commentReference w:id="417"/>
      </w:r>
      <w:bookmarkEnd w:id="415"/>
      <w:bookmarkEnd w:id="416"/>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3.7pt;height:197.2pt" o:ole="">
            <v:imagedata r:id="rId32" o:title="" croptop="-657f" cropbottom="7716f" cropleft="3165f" cropright="-1269f"/>
          </v:shape>
          <o:OLEObject Type="Embed" ProgID="PowerPoint.Slide.12" ShapeID="_x0000_i1032" DrawAspect="Content" ObjectID="_1517410526" r:id="rId33"/>
        </w:object>
      </w:r>
    </w:p>
    <w:p w:rsidR="005C461E" w:rsidRDefault="005C461E" w:rsidP="005C461E">
      <w:pPr>
        <w:pStyle w:val="Caption"/>
      </w:pPr>
      <w:bookmarkStart w:id="418" w:name="_Ref410110764"/>
      <w:r>
        <w:t xml:space="preserve">Figure </w:t>
      </w:r>
      <w:r w:rsidR="00956899">
        <w:fldChar w:fldCharType="begin"/>
      </w:r>
      <w:r w:rsidR="00956899">
        <w:instrText xml:space="preserve"> SEQ Figure \* ARABIC </w:instrText>
      </w:r>
      <w:r w:rsidR="00956899">
        <w:fldChar w:fldCharType="separate"/>
      </w:r>
      <w:r w:rsidR="0093447A">
        <w:rPr>
          <w:noProof/>
        </w:rPr>
        <w:t>9</w:t>
      </w:r>
      <w:r w:rsidR="00956899">
        <w:rPr>
          <w:noProof/>
        </w:rPr>
        <w:fldChar w:fldCharType="end"/>
      </w:r>
      <w:bookmarkEnd w:id="418"/>
      <w:r>
        <w:t>. UI for Create a new BIE code list without a base</w:t>
      </w:r>
    </w:p>
    <w:p w:rsidR="0079775F" w:rsidRDefault="0079775F" w:rsidP="00F266BC"/>
    <w:p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w:t>
      </w:r>
      <w:r>
        <w:t>l</w:t>
      </w:r>
      <w:r>
        <w:t>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419" w:name="_Ref408498291"/>
      <w:bookmarkStart w:id="420" w:name="_Ref411266629"/>
      <w:bookmarkStart w:id="421" w:name="_Toc442109001"/>
      <w:r>
        <w:t xml:space="preserve">Create a new BIE code list </w:t>
      </w:r>
      <w:r w:rsidR="005C461E">
        <w:t>from another (</w:t>
      </w:r>
      <w:r>
        <w:t xml:space="preserve">by </w:t>
      </w:r>
      <w:r w:rsidR="0079775F">
        <w:t xml:space="preserve">extension &amp; </w:t>
      </w:r>
      <w:r>
        <w:t>restriction</w:t>
      </w:r>
      <w:bookmarkEnd w:id="419"/>
      <w:r w:rsidR="005C461E">
        <w:t>)</w:t>
      </w:r>
      <w:bookmarkEnd w:id="420"/>
      <w:bookmarkEnd w:id="421"/>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1pt;height:260.6pt" o:ole="">
            <v:imagedata r:id="rId34" o:title="" croptop="-657f" cropbottom="808f" cropleft="3165f" cropright="-1269f"/>
          </v:shape>
          <o:OLEObject Type="Embed" ProgID="PowerPoint.Slide.12" ShapeID="_x0000_i1033" DrawAspect="Content" ObjectID="_1517410527" r:id="rId35"/>
        </w:object>
      </w:r>
    </w:p>
    <w:p w:rsidR="005C461E" w:rsidRDefault="005C461E" w:rsidP="005C461E">
      <w:pPr>
        <w:pStyle w:val="Caption"/>
      </w:pPr>
      <w:bookmarkStart w:id="422" w:name="_Ref411263376"/>
      <w:r>
        <w:t xml:space="preserve">Figure </w:t>
      </w:r>
      <w:r w:rsidR="00956899">
        <w:fldChar w:fldCharType="begin"/>
      </w:r>
      <w:r w:rsidR="00956899">
        <w:instrText xml:space="preserve"> SEQ Figure \* ARABIC </w:instrText>
      </w:r>
      <w:r w:rsidR="00956899">
        <w:fldChar w:fldCharType="separate"/>
      </w:r>
      <w:r w:rsidR="0093447A">
        <w:rPr>
          <w:noProof/>
        </w:rPr>
        <w:t>10</w:t>
      </w:r>
      <w:r w:rsidR="00956899">
        <w:rPr>
          <w:noProof/>
        </w:rPr>
        <w:fldChar w:fldCharType="end"/>
      </w:r>
      <w:bookmarkEnd w:id="422"/>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w:t>
      </w:r>
      <w:r>
        <w:t>n</w:t>
      </w:r>
      <w:r>
        <w:t>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423" w:name="_Ref410105368"/>
      <w:bookmarkStart w:id="424" w:name="_Toc442109002"/>
      <w:r>
        <w:t>Search and select a code list</w:t>
      </w:r>
      <w:bookmarkEnd w:id="423"/>
      <w:bookmarkEnd w:id="424"/>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proofErr w:type="spellStart"/>
      <w:r w:rsidR="002D3A91">
        <w:rPr>
          <w:rStyle w:val="CodeChar"/>
        </w:rPr>
        <w:t>code_list</w:t>
      </w:r>
      <w:r w:rsidR="002E273C" w:rsidRPr="002E273C">
        <w:rPr>
          <w:rStyle w:val="CodeChar"/>
        </w:rPr>
        <w:t>.</w:t>
      </w:r>
      <w:r w:rsidR="002D3A91">
        <w:rPr>
          <w:rStyle w:val="CodeChar"/>
        </w:rPr>
        <w: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425" w:name="_Ref408498295"/>
      <w:bookmarkStart w:id="426" w:name="_Toc442109003"/>
      <w:r>
        <w:t>View/</w:t>
      </w:r>
      <w:r w:rsidR="009E3636">
        <w:t>Edit a BIE code list</w:t>
      </w:r>
      <w:bookmarkEnd w:id="425"/>
      <w:bookmarkEnd w:id="426"/>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427" w:name="_Toc442109004"/>
      <w:r>
        <w:t>Discard a BIE code list</w:t>
      </w:r>
      <w:bookmarkEnd w:id="427"/>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428" w:name="_Toc442109005"/>
      <w:r>
        <w:t>Delete a BIE code list</w:t>
      </w:r>
      <w:bookmarkEnd w:id="428"/>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429" w:name="_Ref404612029"/>
      <w:bookmarkStart w:id="430" w:name="_Toc442109006"/>
      <w:r>
        <w:t>Generate a</w:t>
      </w:r>
      <w:r w:rsidR="00FB56BF">
        <w:t xml:space="preserve"> standalone</w:t>
      </w:r>
      <w:r>
        <w:t xml:space="preserve"> </w:t>
      </w:r>
      <w:r w:rsidR="00C23369">
        <w:t>OAGIS Expression</w:t>
      </w:r>
      <w:r w:rsidR="00FB56BF">
        <w:t xml:space="preserve"> for a top-level ABIE</w:t>
      </w:r>
      <w:bookmarkEnd w:id="429"/>
      <w:bookmarkEnd w:id="430"/>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05pt;height:293.35pt" o:ole="">
            <v:imagedata r:id="rId36" o:title="" croptop="6171f" cropbottom="6011f" cropleft="2415f" cropright="5426f"/>
          </v:shape>
          <o:OLEObject Type="Embed" ProgID="PowerPoint.Slide.8" ShapeID="_x0000_i1034" DrawAspect="Content" ObjectID="_1517410528" r:id="rId37"/>
        </w:object>
      </w:r>
    </w:p>
    <w:p w:rsidR="00430C5B" w:rsidRDefault="00F85BF9" w:rsidP="00F85BF9">
      <w:pPr>
        <w:pStyle w:val="Caption"/>
      </w:pPr>
      <w:bookmarkStart w:id="431" w:name="_Ref412472106"/>
      <w:r>
        <w:t xml:space="preserve">Figure </w:t>
      </w:r>
      <w:r w:rsidR="00956899">
        <w:fldChar w:fldCharType="begin"/>
      </w:r>
      <w:r w:rsidR="00956899">
        <w:instrText xml:space="preserve"> SEQ Figure \* ARABIC </w:instrText>
      </w:r>
      <w:r w:rsidR="00956899">
        <w:fldChar w:fldCharType="separate"/>
      </w:r>
      <w:r w:rsidR="0093447A">
        <w:rPr>
          <w:noProof/>
        </w:rPr>
        <w:t>11</w:t>
      </w:r>
      <w:r w:rsidR="00956899">
        <w:rPr>
          <w:noProof/>
        </w:rPr>
        <w:fldChar w:fldCharType="end"/>
      </w:r>
      <w:bookmarkEnd w:id="431"/>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432" w:name="_Toc442109007"/>
      <w:r>
        <w:t>Generate a standalone XML Schema</w:t>
      </w:r>
      <w:bookmarkEnd w:id="432"/>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433" w:name="_Toc442109008"/>
      <w:commentRangeStart w:id="434"/>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434"/>
      <w:r w:rsidR="00184440">
        <w:rPr>
          <w:rStyle w:val="CommentReference"/>
          <w:b w:val="0"/>
        </w:rPr>
        <w:commentReference w:id="434"/>
      </w:r>
      <w:bookmarkEnd w:id="433"/>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284C98F0" wp14:editId="1D93EFA1">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37447F" w:rsidRDefault="0037447F"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37447F" w:rsidRDefault="0037447F"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37447F" w:rsidRDefault="0037447F"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37447F" w:rsidRDefault="0037447F"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37447F" w:rsidRDefault="0037447F"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435"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435"/>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436"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436"/>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F5CAF0E" wp14:editId="31B49570">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8B2C79" w:rsidRDefault="0037447F"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37447F" w:rsidRDefault="0037447F"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37447F" w:rsidRPr="008B2C79" w:rsidRDefault="0037447F"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37447F" w:rsidRDefault="0037447F"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37447F" w:rsidRDefault="0037447F"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437" w:name="_Toc442109011"/>
      <w:proofErr w:type="spellStart"/>
      <w:r>
        <w:t>IsAnnoOptionEmpty</w:t>
      </w:r>
      <w:proofErr w:type="spellEnd"/>
      <w:r>
        <w:t>( )</w:t>
      </w:r>
      <w:bookmarkEnd w:id="437"/>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438"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438"/>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439"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439"/>
    </w:p>
    <w:p w:rsidR="006C0928" w:rsidRPr="006C0928" w:rsidRDefault="006C0928" w:rsidP="006C0928"/>
    <w:p w:rsidR="008E0F35" w:rsidRDefault="008E0F35" w:rsidP="00665030">
      <w:pPr>
        <w:pStyle w:val="Heading4"/>
      </w:pPr>
      <w:bookmarkStart w:id="440"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440"/>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77D5ABFF" wp14:editId="5B344C52">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DE2F88" w:rsidRDefault="0037447F"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1D743B" w:rsidRDefault="0037447F"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1D743B" w:rsidRDefault="0037447F"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37447F" w:rsidRDefault="0037447F"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37447F" w:rsidRDefault="0037447F"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37447F" w:rsidRDefault="0037447F"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37447F" w:rsidRDefault="0037447F"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37447F" w:rsidRDefault="0037447F"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37447F" w:rsidRDefault="0037447F"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37447F" w:rsidRDefault="0037447F"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37447F" w:rsidRDefault="0037447F"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37447F" w:rsidRDefault="0037447F"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37447F" w:rsidRPr="00DE2F88" w:rsidRDefault="0037447F"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37447F" w:rsidRDefault="0037447F"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37447F" w:rsidRDefault="0037447F"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37447F" w:rsidRDefault="0037447F"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37447F" w:rsidRPr="00B063E4" w:rsidRDefault="0037447F"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37447F" w:rsidRDefault="0037447F"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37447F" w:rsidRPr="001D743B" w:rsidRDefault="0037447F"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37447F" w:rsidRDefault="0037447F"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37447F" w:rsidRPr="001D743B" w:rsidRDefault="0037447F"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37447F" w:rsidRDefault="0037447F"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37447F" w:rsidRDefault="0037447F"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441" w:name="_Toc442109015"/>
      <w:proofErr w:type="spellStart"/>
      <w:r>
        <w:t>QueryTargetABIE</w:t>
      </w:r>
      <w:proofErr w:type="spellEnd"/>
      <w:r>
        <w:t>(</w:t>
      </w:r>
      <w:proofErr w:type="spellStart"/>
      <w:r>
        <w:t>gASBIEP</w:t>
      </w:r>
      <w:proofErr w:type="spellEnd"/>
      <w:r>
        <w:t>)</w:t>
      </w:r>
      <w:bookmarkEnd w:id="441"/>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442" w:name="_Toc442109016"/>
      <w:proofErr w:type="spellStart"/>
      <w:r>
        <w:t>QueryChildBIEs</w:t>
      </w:r>
      <w:proofErr w:type="spellEnd"/>
      <w:r>
        <w:t>(</w:t>
      </w:r>
      <w:proofErr w:type="spellStart"/>
      <w:r>
        <w:t>gABIE</w:t>
      </w:r>
      <w:proofErr w:type="spellEnd"/>
      <w:r>
        <w:t>)</w:t>
      </w:r>
      <w:bookmarkEnd w:id="442"/>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443"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443"/>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444" w:name="_Toc442109018"/>
      <w:proofErr w:type="spellStart"/>
      <w:r>
        <w:t>QueryAssocToASBIEP</w:t>
      </w:r>
      <w:proofErr w:type="spellEnd"/>
      <w:r>
        <w:t>(</w:t>
      </w:r>
      <w:proofErr w:type="spellStart"/>
      <w:r>
        <w:t>gASBIE</w:t>
      </w:r>
      <w:proofErr w:type="spellEnd"/>
      <w:r>
        <w:t>)</w:t>
      </w:r>
      <w:bookmarkEnd w:id="444"/>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445"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445"/>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w:t>
            </w:r>
            <w:r w:rsidR="00736ABC">
              <w:t>den</w:t>
            </w:r>
            <w:r w:rsidR="00507652">
              <w:t>))</w:t>
            </w:r>
          </w:p>
        </w:tc>
      </w:tr>
    </w:tbl>
    <w:p w:rsidR="008A3FEA" w:rsidRDefault="008A3FEA" w:rsidP="008B296D"/>
    <w:p w:rsidR="00507652" w:rsidRDefault="00697247" w:rsidP="00697247">
      <w:pPr>
        <w:pStyle w:val="Heading4"/>
      </w:pPr>
      <w:bookmarkStart w:id="446" w:name="_Toc442109020"/>
      <w:proofErr w:type="spellStart"/>
      <w:r>
        <w:t>QueryTargetABIE</w:t>
      </w:r>
      <w:proofErr w:type="spellEnd"/>
      <w:r>
        <w:t>(</w:t>
      </w:r>
      <w:proofErr w:type="spellStart"/>
      <w:r>
        <w:t>gASBIEP</w:t>
      </w:r>
      <w:proofErr w:type="spellEnd"/>
      <w:r>
        <w:t>)</w:t>
      </w:r>
      <w:bookmarkEnd w:id="446"/>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447" w:name="_Toc442109021"/>
      <w:proofErr w:type="spellStart"/>
      <w:r w:rsidRPr="00A13068">
        <w:t>QueryAssocBDT</w:t>
      </w:r>
      <w:proofErr w:type="spellEnd"/>
      <w:r w:rsidRPr="00A13068">
        <w:t>(</w:t>
      </w:r>
      <w:proofErr w:type="spellStart"/>
      <w:r w:rsidRPr="00A13068">
        <w:t>gBBIE</w:t>
      </w:r>
      <w:proofErr w:type="spellEnd"/>
      <w:r w:rsidRPr="00A13068">
        <w:t>)</w:t>
      </w:r>
      <w:bookmarkEnd w:id="447"/>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0060DB35" wp14:editId="1EC6259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B063E4" w:rsidRDefault="0037447F"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37447F" w:rsidRDefault="0037447F"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37447F" w:rsidRDefault="0037447F"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37447F" w:rsidRDefault="0037447F"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37447F" w:rsidRPr="00B063E4" w:rsidRDefault="0037447F"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448"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448"/>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29C170D" wp14:editId="292D1AC0">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clNode = GenerateCodeList(</w:t>
                              </w:r>
                            </w:p>
                            <w:p w:rsidR="0037447F" w:rsidRDefault="0037447F"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Pr>
                                  <w:b/>
                                  <w:bCs/>
                                </w:rPr>
                                <w:t xml:space="preserve">(4) </w:t>
                              </w:r>
                              <w:r>
                                <w:t>Add an XML DOM Attribute Node, tNode, representing the ‘type’ attribute as a child of the eNode and set its value.</w:t>
                              </w:r>
                            </w:p>
                            <w:p w:rsidR="0037447F" w:rsidRDefault="0037447F"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t>Create the following DOM Element Node  structure  as a child of the eNode xsd:complexType/xsd:simpleContent/</w:t>
                              </w:r>
                            </w:p>
                            <w:p w:rsidR="0037447F" w:rsidRDefault="0037447F"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Pr="00FC25DB" w:rsidRDefault="0037447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37447F" w:rsidRDefault="0037447F"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37447F" w:rsidRDefault="0037447F"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37447F" w:rsidRDefault="0037447F"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37447F" w:rsidRDefault="0037447F"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37447F" w:rsidRDefault="0037447F"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37447F" w:rsidRDefault="0037447F"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37447F" w:rsidRDefault="0037447F"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37447F" w:rsidRDefault="0037447F" w:rsidP="0096146B">
                        <w:pPr>
                          <w:pStyle w:val="Code"/>
                          <w:spacing w:line="168" w:lineRule="auto"/>
                          <w:jc w:val="center"/>
                        </w:pPr>
                        <w:r>
                          <w:t>clNode = GenerateCodeList(</w:t>
                        </w:r>
                      </w:p>
                      <w:p w:rsidR="0037447F" w:rsidRDefault="0037447F"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37447F" w:rsidRDefault="0037447F"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37447F" w:rsidRDefault="0037447F"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37447F" w:rsidRDefault="0037447F"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37447F" w:rsidRDefault="0037447F"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37447F" w:rsidRDefault="0037447F"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37447F" w:rsidRDefault="0037447F"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37447F" w:rsidRDefault="0037447F"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37447F" w:rsidRDefault="0037447F"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bdt_pri_restri_id</w:t>
                          </w:r>
                          <w:proofErr w:type="spellEnd"/>
                        </w:p>
                        <w:p w:rsidR="0037447F" w:rsidRDefault="0037447F"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37447F" w:rsidRDefault="0037447F"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37447F" w:rsidRDefault="0037447F" w:rsidP="0096146B">
                        <w:pPr>
                          <w:pStyle w:val="Code"/>
                          <w:spacing w:line="168" w:lineRule="auto"/>
                        </w:pPr>
                        <w:r>
                          <w:rPr>
                            <w:b/>
                            <w:bCs/>
                          </w:rPr>
                          <w:t xml:space="preserve">(4) </w:t>
                        </w:r>
                        <w:r>
                          <w:t>Add an XML DOM Attribute Node, tNode, representing the ‘type’ attribute as a child of the eNode and set its value.</w:t>
                        </w:r>
                      </w:p>
                      <w:p w:rsidR="0037447F" w:rsidRDefault="0037447F"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37447F" w:rsidRDefault="0037447F"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37447F" w:rsidRDefault="0037447F"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37447F" w:rsidRDefault="0037447F"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37447F" w:rsidRDefault="0037447F"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37447F" w:rsidRDefault="0037447F" w:rsidP="0096146B">
                        <w:pPr>
                          <w:pStyle w:val="Code"/>
                          <w:spacing w:line="168" w:lineRule="auto"/>
                        </w:pPr>
                        <w:r>
                          <w:t>Create the following DOM Element Node  structure  as a child of the eNode xsd:complexType/xsd:simpleContent/</w:t>
                        </w:r>
                      </w:p>
                      <w:p w:rsidR="0037447F" w:rsidRDefault="0037447F"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37447F" w:rsidRDefault="0037447F"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37447F" w:rsidRDefault="0037447F"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37447F" w:rsidRDefault="0037447F"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37447F" w:rsidRDefault="0037447F"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37447F" w:rsidRDefault="0037447F"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37447F" w:rsidRDefault="0037447F"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37447F" w:rsidRDefault="0037447F"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37447F" w:rsidRDefault="0037447F"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37447F" w:rsidRDefault="0037447F"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37447F" w:rsidRDefault="0037447F"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37447F" w:rsidRDefault="0037447F"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37447F" w:rsidRDefault="0037447F"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37447F" w:rsidRDefault="0037447F"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37447F" w:rsidRPr="00985175" w:rsidRDefault="0037447F" w:rsidP="0096146B">
                        <w:pPr>
                          <w:pStyle w:val="Code"/>
                          <w:spacing w:line="168" w:lineRule="auto"/>
                        </w:pPr>
                        <w:r w:rsidRPr="00985175">
                          <w:t>Return</w:t>
                        </w:r>
                      </w:p>
                      <w:p w:rsidR="0037447F" w:rsidRDefault="0037447F"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37447F" w:rsidRDefault="0037447F"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37447F" w:rsidRPr="00FC25DB" w:rsidRDefault="0037447F"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37447F" w:rsidRDefault="0037447F"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37447F" w:rsidRDefault="0037447F"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37447F" w:rsidRDefault="0037447F"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37447F" w:rsidRDefault="0037447F"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37447F" w:rsidRDefault="0037447F"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37447F" w:rsidRDefault="0037447F"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Ot</w:t>
      </w:r>
      <w:r>
        <w:t>h</w:t>
      </w:r>
      <w:r>
        <w:t xml:space="preserve">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default BDT primitive restriction is a code list. This means that if the default BDT primitive restriction is a specific code list, the user can only assign another (more restri</w:t>
      </w:r>
      <w:r w:rsidR="00F512D3">
        <w:t>c</w:t>
      </w:r>
      <w:r w:rsidR="00F512D3">
        <w:t xml:space="preserve">tive) code list at the BIE level, i.e., the </w:t>
      </w:r>
      <w:r w:rsidR="00F512D3" w:rsidRPr="00F512D3">
        <w:rPr>
          <w:rStyle w:val="CodeChar"/>
        </w:rPr>
        <w:t>BBIE.</w:t>
      </w:r>
      <w:r w:rsidR="00072832">
        <w:rPr>
          <w:rStyle w:val="CodeChar"/>
        </w:rPr>
        <w:t>bdt_pri_restri_id</w:t>
      </w:r>
      <w:r w:rsidR="00F512D3">
        <w:t xml:space="preserve"> column cannot be used.</w:t>
      </w:r>
    </w:p>
    <w:p w:rsidR="00925C73" w:rsidRDefault="00925C73" w:rsidP="008F2EBB">
      <w:pPr>
        <w:pStyle w:val="ListParagraph"/>
        <w:numPr>
          <w:ilvl w:val="0"/>
          <w:numId w:val="14"/>
        </w:numPr>
      </w:pPr>
      <w:bookmarkStart w:id="449"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49"/>
    </w:p>
    <w:p w:rsidR="00925C73" w:rsidRDefault="00925C73" w:rsidP="008F2EBB">
      <w:pPr>
        <w:pStyle w:val="ListParagraph"/>
        <w:numPr>
          <w:ilvl w:val="0"/>
          <w:numId w:val="14"/>
        </w:numPr>
      </w:pPr>
      <w:bookmarkStart w:id="450"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50"/>
    </w:p>
    <w:p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451" w:name="_Ref421645981"/>
      <w:r>
        <w:t xml:space="preserve">Set the value to </w:t>
      </w:r>
      <w:r w:rsidR="00000A2F">
        <w:rPr>
          <w:rStyle w:val="CodeChar"/>
        </w:rPr>
        <w:t>getCodeListTypeName(</w:t>
      </w:r>
      <w:commentRangeStart w:id="452"/>
      <w:r w:rsidR="00000A2F">
        <w:rPr>
          <w:rStyle w:val="CodeChar"/>
        </w:rPr>
        <w:t>aCL)</w:t>
      </w:r>
      <w:r>
        <w:t>.</w:t>
      </w:r>
      <w:commentRangeEnd w:id="452"/>
      <w:r w:rsidR="000E4334">
        <w:rPr>
          <w:rStyle w:val="CommentReference"/>
        </w:rPr>
        <w:commentReference w:id="452"/>
      </w:r>
      <w:bookmarkEnd w:id="451"/>
    </w:p>
    <w:p w:rsidR="00B756F1" w:rsidRDefault="00B756F1" w:rsidP="009A1A85">
      <w:pPr>
        <w:pStyle w:val="Heading4"/>
      </w:pPr>
      <w:bookmarkStart w:id="453" w:name="_Toc442109023"/>
      <w:proofErr w:type="spellStart"/>
      <w:r>
        <w:t>GetBBIEElementName</w:t>
      </w:r>
      <w:proofErr w:type="spellEnd"/>
      <w:r>
        <w:t>(</w:t>
      </w:r>
      <w:proofErr w:type="spellStart"/>
      <w:r>
        <w:t>gBBIE</w:t>
      </w:r>
      <w:proofErr w:type="spellEnd"/>
      <w:r>
        <w:t>)</w:t>
      </w:r>
      <w:bookmarkEnd w:id="453"/>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rsidR="00B756F1" w:rsidRDefault="00B1138E" w:rsidP="00B1138E">
      <w:pPr>
        <w:pStyle w:val="Heading4"/>
      </w:pPr>
      <w:bookmarkStart w:id="454" w:name="_Toc442109024"/>
      <w:proofErr w:type="spellStart"/>
      <w:r>
        <w:t>GetBBIEAttributeName</w:t>
      </w:r>
      <w:proofErr w:type="spellEnd"/>
      <w:r>
        <w:t>(</w:t>
      </w:r>
      <w:proofErr w:type="spellStart"/>
      <w:r>
        <w:t>gBBIE</w:t>
      </w:r>
      <w:proofErr w:type="spellEnd"/>
      <w:r>
        <w:t>)</w:t>
      </w:r>
      <w:bookmarkEnd w:id="454"/>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rsidR="009809CD" w:rsidRDefault="009809CD" w:rsidP="009A1A85">
      <w:pPr>
        <w:pStyle w:val="Heading4"/>
      </w:pPr>
      <w:bookmarkStart w:id="455" w:name="_Toc442109025"/>
      <w:proofErr w:type="spellStart"/>
      <w:r>
        <w:t>QueryBBIESCs</w:t>
      </w:r>
      <w:proofErr w:type="spellEnd"/>
      <w:r>
        <w:t>(</w:t>
      </w:r>
      <w:proofErr w:type="spellStart"/>
      <w:r>
        <w:t>gBBIE</w:t>
      </w:r>
      <w:proofErr w:type="spellEnd"/>
      <w:r>
        <w:t>)</w:t>
      </w:r>
      <w:bookmarkEnd w:id="455"/>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456" w:name="_Toc442109026"/>
      <w:proofErr w:type="spellStart"/>
      <w:r>
        <w:t>isCodeListGenerated</w:t>
      </w:r>
      <w:proofErr w:type="spellEnd"/>
      <w:r>
        <w:t>(</w:t>
      </w:r>
      <w:proofErr w:type="spellStart"/>
      <w:r>
        <w:t>gCL</w:t>
      </w:r>
      <w:proofErr w:type="spellEnd"/>
      <w:r>
        <w:t>)</w:t>
      </w:r>
      <w:bookmarkEnd w:id="456"/>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457" w:name="_Toc442109027"/>
      <w:proofErr w:type="spellStart"/>
      <w:r>
        <w:t>GetCodeListTypeName</w:t>
      </w:r>
      <w:proofErr w:type="spellEnd"/>
      <w:r>
        <w:t>(</w:t>
      </w:r>
      <w:proofErr w:type="spellStart"/>
      <w:r>
        <w:t>gCL</w:t>
      </w:r>
      <w:proofErr w:type="spellEnd"/>
      <w:r>
        <w:t>)</w:t>
      </w:r>
      <w:bookmarkEnd w:id="457"/>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rsidR="00000A2F" w:rsidRDefault="00000A2F" w:rsidP="00000A2F"/>
    <w:p w:rsidR="00000A2F" w:rsidRPr="00000A2F" w:rsidRDefault="00000A2F" w:rsidP="00000A2F"/>
    <w:p w:rsidR="009A1A85" w:rsidRDefault="009A1A85" w:rsidP="009A1A85">
      <w:pPr>
        <w:pStyle w:val="Heading4"/>
      </w:pPr>
      <w:bookmarkStart w:id="458" w:name="_Ref420485038"/>
      <w:bookmarkStart w:id="459"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458"/>
      <w:bookmarkEnd w:id="45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6251DC57" wp14:editId="797EDDAD">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B13EEF">
                              <w:pPr>
                                <w:pStyle w:val="Code"/>
                                <w:spacing w:line="168" w:lineRule="auto"/>
                              </w:pPr>
                              <w:r w:rsidRPr="003A646F">
                                <w:rPr>
                                  <w:b/>
                                  <w:bCs/>
                                </w:rPr>
                                <w:t>(3)</w:t>
                              </w:r>
                              <w:r>
                                <w:t xml:space="preserve"> Add a DOM Attribute node, with node name = “base”, as a child of the rtNode, and set its value.</w:t>
                              </w:r>
                            </w:p>
                            <w:p w:rsidR="0037447F" w:rsidRDefault="0037447F"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37447F" w:rsidRDefault="0037447F"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37447F" w:rsidRDefault="0037447F"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37447F" w:rsidRDefault="0037447F"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37447F" w:rsidRDefault="0037447F"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37447F" w:rsidRDefault="0037447F"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37447F" w:rsidRDefault="0037447F" w:rsidP="00B13EEF">
                        <w:pPr>
                          <w:pStyle w:val="Code"/>
                          <w:spacing w:line="168" w:lineRule="auto"/>
                        </w:pPr>
                        <w:r w:rsidRPr="003A646F">
                          <w:rPr>
                            <w:b/>
                            <w:bCs/>
                          </w:rPr>
                          <w:t>(3)</w:t>
                        </w:r>
                        <w:r>
                          <w:t xml:space="preserve"> Add a DOM Attribute node, with node name = “base”, as a child of the rtNode, and set its value.</w:t>
                        </w:r>
                      </w:p>
                      <w:p w:rsidR="0037447F" w:rsidRDefault="0037447F"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37447F" w:rsidRDefault="0037447F"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37447F" w:rsidRDefault="0037447F"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37447F" w:rsidRDefault="0037447F"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37447F" w:rsidRDefault="0037447F"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37447F" w:rsidRDefault="0037447F"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37447F" w:rsidRDefault="0037447F"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37447F" w:rsidRDefault="0037447F"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rsidR="007B291F" w:rsidRDefault="008D6649" w:rsidP="003725C1">
      <w:pPr>
        <w:pStyle w:val="Heading4"/>
      </w:pPr>
      <w:bookmarkStart w:id="460"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460"/>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130B4184" wp14:editId="31DD2E9C">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Pr="00EC042F" w:rsidRDefault="0037447F"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37447F" w:rsidRDefault="0037447F"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37447F" w:rsidRDefault="0037447F"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37447F" w:rsidRDefault="0037447F"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37447F" w:rsidRDefault="0037447F"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37447F" w:rsidRDefault="0037447F"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37447F" w:rsidRDefault="0037447F"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37447F" w:rsidRDefault="0037447F"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37447F" w:rsidRDefault="0037447F"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37447F" w:rsidRDefault="0037447F"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37447F" w:rsidRDefault="0037447F"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37447F" w:rsidRDefault="0037447F"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37447F" w:rsidRDefault="0037447F"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37447F" w:rsidRDefault="0037447F"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37447F" w:rsidRPr="00EC042F" w:rsidRDefault="0037447F"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37447F" w:rsidRDefault="0037447F"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37447F" w:rsidRDefault="0037447F"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37447F" w:rsidRDefault="0037447F"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37447F" w:rsidRDefault="0037447F"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37447F" w:rsidRDefault="0037447F"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37447F" w:rsidRDefault="0037447F"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37447F" w:rsidRDefault="0037447F"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37447F" w:rsidRDefault="0037447F"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37447F" w:rsidRDefault="0037447F"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37447F" w:rsidRDefault="0037447F"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37447F" w:rsidRDefault="0037447F"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461" w:name="_Toc442109030"/>
      <w:proofErr w:type="spellStart"/>
      <w:r>
        <w:t>isAgencyListGenerated</w:t>
      </w:r>
      <w:proofErr w:type="spellEnd"/>
      <w:r>
        <w:t>(</w:t>
      </w:r>
      <w:proofErr w:type="spellStart"/>
      <w:r>
        <w:t>gAL</w:t>
      </w:r>
      <w:proofErr w:type="spellEnd"/>
      <w:r>
        <w:t>)</w:t>
      </w:r>
      <w:bookmarkEnd w:id="461"/>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462" w:name="_Toc442109031"/>
      <w:proofErr w:type="spellStart"/>
      <w:r>
        <w:t>GetAgencyListTypeName</w:t>
      </w:r>
      <w:proofErr w:type="spellEnd"/>
      <w:r>
        <w:t>(</w:t>
      </w:r>
      <w:proofErr w:type="spellStart"/>
      <w:r>
        <w:t>gAL</w:t>
      </w:r>
      <w:proofErr w:type="spellEnd"/>
      <w:r>
        <w:t>)</w:t>
      </w:r>
      <w:bookmarkEnd w:id="462"/>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spellStart"/>
      <w:r w:rsidRPr="008402F0">
        <w:rPr>
          <w:rStyle w:val="CodeChar"/>
        </w:rPr>
        <w:t>g</w:t>
      </w:r>
      <w:r>
        <w:rPr>
          <w:rStyle w:val="CodeChar"/>
        </w:rPr>
        <w:t>A</w:t>
      </w:r>
      <w:r w:rsidRPr="008402F0">
        <w:rPr>
          <w:rStyle w:val="CodeChar"/>
        </w:rPr>
        <w:t>L</w:t>
      </w:r>
      <w:r>
        <w:t>.</w:t>
      </w:r>
      <w:proofErr w:type="spellEnd"/>
    </w:p>
    <w:p w:rsidR="008402F0" w:rsidRDefault="008402F0" w:rsidP="008402F0"/>
    <w:p w:rsidR="008D6649" w:rsidRDefault="008402F0" w:rsidP="008402F0">
      <w:pPr>
        <w:rPr>
          <w:rStyle w:val="CodeChar"/>
        </w:rPr>
      </w:pPr>
      <w:commentRangeStart w:id="463"/>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63"/>
      <w:r w:rsidR="00A70C9F">
        <w:rPr>
          <w:rStyle w:val="CommentReference"/>
        </w:rPr>
        <w:commentReference w:id="463"/>
      </w:r>
    </w:p>
    <w:p w:rsidR="008246D0" w:rsidRDefault="008246D0" w:rsidP="008246D0">
      <w:pPr>
        <w:pStyle w:val="Heading4"/>
      </w:pPr>
      <w:bookmarkStart w:id="464"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464"/>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spellStart"/>
      <w:r>
        <w:rPr>
          <w:rStyle w:val="CodeChar"/>
        </w:rPr>
        <w:t>gA</w:t>
      </w:r>
      <w:r w:rsidRPr="0065791B">
        <w:rPr>
          <w:rStyle w:val="CodeChar"/>
        </w:rPr>
        <w:t>L</w:t>
      </w:r>
      <w:r w:rsidRPr="0081140F">
        <w:t>.</w:t>
      </w:r>
      <w:proofErr w:type="spellEnd"/>
    </w:p>
    <w:p w:rsidR="008246D0" w:rsidRDefault="00820575" w:rsidP="008246D0">
      <w:r>
        <w:rPr>
          <w:noProof/>
          <w:lang w:bidi="th-TH"/>
        </w:rPr>
        <w:lastRenderedPageBreak/>
        <mc:AlternateContent>
          <mc:Choice Requires="wpc">
            <w:drawing>
              <wp:inline distT="0" distB="0" distL="0" distR="0" wp14:anchorId="3C9A5EA1" wp14:editId="092D2D12">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DB68D7">
                              <w:pPr>
                                <w:pStyle w:val="Code"/>
                                <w:spacing w:line="168" w:lineRule="auto"/>
                                <w:jc w:val="center"/>
                              </w:pPr>
                              <w:r>
                                <w:t>Add a DOM Attribute node, with node name = “base”. Set the node value to “xsd:token”.</w:t>
                              </w:r>
                            </w:p>
                            <w:p w:rsidR="0037447F" w:rsidRDefault="0037447F"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7F" w:rsidRDefault="0037447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37447F" w:rsidRDefault="0037447F"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37447F" w:rsidRDefault="0037447F"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37447F" w:rsidRDefault="0037447F"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37447F" w:rsidRDefault="0037447F" w:rsidP="00DB68D7">
                        <w:pPr>
                          <w:pStyle w:val="Code"/>
                          <w:spacing w:line="168" w:lineRule="auto"/>
                          <w:jc w:val="center"/>
                        </w:pPr>
                        <w:r>
                          <w:t>Add a DOM Attribute node, with node name = “base”. Set the node value to “xsd:token”.</w:t>
                        </w:r>
                      </w:p>
                      <w:p w:rsidR="0037447F" w:rsidRDefault="0037447F"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37447F" w:rsidRDefault="0037447F"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37447F" w:rsidRDefault="0037447F"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37447F" w:rsidRDefault="0037447F"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37447F" w:rsidRDefault="0037447F"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37447F" w:rsidRDefault="0037447F"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37447F" w:rsidRDefault="0037447F"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37447F" w:rsidRDefault="0037447F"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rsidR="000B1331" w:rsidRDefault="000B1331" w:rsidP="00EF6FC8">
      <w:pPr>
        <w:pStyle w:val="Heading2"/>
      </w:pPr>
      <w:bookmarkStart w:id="465" w:name="_Ref434246414"/>
      <w:bookmarkStart w:id="466" w:name="_Toc442109033"/>
      <w:r>
        <w:t>Namespace Management</w:t>
      </w:r>
      <w:bookmarkEnd w:id="465"/>
      <w:bookmarkEnd w:id="466"/>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467" w:name="_Ref434482614"/>
      <w:bookmarkStart w:id="468" w:name="_Toc442109034"/>
      <w:r>
        <w:t>Manage CCs and DTs</w:t>
      </w:r>
      <w:bookmarkEnd w:id="467"/>
      <w:bookmarkEnd w:id="468"/>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469" w:name="_Ref437064337"/>
      <w:bookmarkStart w:id="470" w:name="_Toc442109035"/>
      <w:bookmarkStart w:id="471" w:name="_Ref434410462"/>
      <w:r>
        <w:t>Architecture</w:t>
      </w:r>
      <w:r w:rsidR="005F6AE5">
        <w:t xml:space="preserve"> for managing revisions</w:t>
      </w:r>
      <w:bookmarkEnd w:id="469"/>
      <w:bookmarkEnd w:id="470"/>
    </w:p>
    <w:p w:rsidR="005F6AE5" w:rsidRDefault="005F6AE5" w:rsidP="005F6AE5">
      <w:pPr>
        <w:pStyle w:val="Heading4"/>
      </w:pPr>
      <w:bookmarkStart w:id="472" w:name="_Toc442109036"/>
      <w:r>
        <w:t>Current and history records</w:t>
      </w:r>
      <w:bookmarkEnd w:id="472"/>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2526B234" wp14:editId="588F443D">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473" w:name="_Ref434930893"/>
      <w:r>
        <w:t xml:space="preserve">Figure </w:t>
      </w:r>
      <w:r w:rsidR="00956899">
        <w:fldChar w:fldCharType="begin"/>
      </w:r>
      <w:r w:rsidR="00956899">
        <w:instrText xml:space="preserve"> SEQ Figure \* ARABIC </w:instrText>
      </w:r>
      <w:r w:rsidR="00956899">
        <w:fldChar w:fldCharType="separate"/>
      </w:r>
      <w:r w:rsidR="0093447A">
        <w:rPr>
          <w:noProof/>
        </w:rPr>
        <w:t>12</w:t>
      </w:r>
      <w:r w:rsidR="00956899">
        <w:rPr>
          <w:noProof/>
        </w:rPr>
        <w:fldChar w:fldCharType="end"/>
      </w:r>
      <w:bookmarkEnd w:id="473"/>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474" w:name="_Toc442109037"/>
      <w:r>
        <w:t>Unit of control and concurrency management</w:t>
      </w:r>
      <w:bookmarkEnd w:id="474"/>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0B39BFB7" wp14:editId="417C8401">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475" w:name="_Ref435948773"/>
      <w:r>
        <w:t xml:space="preserve">Figure </w:t>
      </w:r>
      <w:r w:rsidR="00956899">
        <w:fldChar w:fldCharType="begin"/>
      </w:r>
      <w:r w:rsidR="00956899">
        <w:instrText xml:space="preserve"> SEQ Figure \* ARABIC </w:instrText>
      </w:r>
      <w:r w:rsidR="00956899">
        <w:fldChar w:fldCharType="separate"/>
      </w:r>
      <w:r w:rsidR="0093447A">
        <w:rPr>
          <w:noProof/>
        </w:rPr>
        <w:t>13</w:t>
      </w:r>
      <w:r w:rsidR="00956899">
        <w:rPr>
          <w:noProof/>
        </w:rPr>
        <w:fldChar w:fldCharType="end"/>
      </w:r>
      <w:bookmarkEnd w:id="475"/>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476" w:name="_Toc442109038"/>
      <w:r>
        <w:t>Revision vs. Version</w:t>
      </w:r>
      <w:bookmarkEnd w:id="476"/>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477" w:name="_Toc442109039"/>
      <w:r>
        <w:lastRenderedPageBreak/>
        <w:t>CC states</w:t>
      </w:r>
      <w:bookmarkEnd w:id="477"/>
    </w:p>
    <w:p w:rsidR="00BC1F7F" w:rsidRPr="00BC1F7F" w:rsidRDefault="00BC1F7F" w:rsidP="00BC1F7F">
      <w:pPr>
        <w:pStyle w:val="Heading5"/>
      </w:pPr>
      <w:bookmarkStart w:id="478" w:name="_Toc442109040"/>
      <w:r>
        <w:t>Revision life-cycle states</w:t>
      </w:r>
      <w:bookmarkEnd w:id="478"/>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79"/>
      <w:r>
        <w:t>omments may be given by other users</w:t>
      </w:r>
      <w:commentRangeEnd w:id="479"/>
      <w:r w:rsidR="00EB0322">
        <w:t xml:space="preserve"> and kept for record</w:t>
      </w:r>
      <w:r w:rsidR="00A50A0E">
        <w:rPr>
          <w:rStyle w:val="CommentReference"/>
        </w:rPr>
        <w:commentReference w:id="479"/>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480" w:name="_Toc442109041"/>
      <w:r>
        <w:t>Deprecated state</w:t>
      </w:r>
      <w:bookmarkEnd w:id="480"/>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81"/>
      <w:r w:rsidR="002858A6">
        <w:t>Similarly</w:t>
      </w:r>
      <w:r w:rsidR="00BA130E">
        <w:t>, the entity may be un-deprecated in any subsequent revision.</w:t>
      </w:r>
      <w:commentRangeEnd w:id="481"/>
      <w:r w:rsidR="00876631">
        <w:rPr>
          <w:rStyle w:val="CommentReference"/>
        </w:rPr>
        <w:commentReference w:id="481"/>
      </w:r>
      <w:r w:rsidR="00BA130E">
        <w:t xml:space="preserve"> </w:t>
      </w:r>
      <w:r>
        <w:t xml:space="preserve">The deprecated state is marked using the </w:t>
      </w:r>
      <w:r w:rsidRPr="00C61F25">
        <w:rPr>
          <w:rStyle w:val="CodeChar"/>
        </w:rPr>
        <w:t>is_deprecated</w:t>
      </w:r>
      <w:r>
        <w:t xml:space="preserve"> </w:t>
      </w:r>
      <w:commentRangeStart w:id="482"/>
      <w:r>
        <w:t>column</w:t>
      </w:r>
      <w:commentRangeEnd w:id="482"/>
      <w:r w:rsidR="009755BD">
        <w:rPr>
          <w:rStyle w:val="CommentReference"/>
        </w:rPr>
        <w:commentReference w:id="482"/>
      </w:r>
      <w:r>
        <w:t>.</w:t>
      </w:r>
    </w:p>
    <w:p w:rsidR="00BC1F7F" w:rsidRDefault="00BC1F7F" w:rsidP="00BC1F7F">
      <w:pPr>
        <w:pStyle w:val="Heading5"/>
      </w:pPr>
      <w:bookmarkStart w:id="483" w:name="_Toc442109042"/>
      <w:r>
        <w:t>Deleted state</w:t>
      </w:r>
      <w:bookmarkEnd w:id="483"/>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484" w:name="_Toc442109043"/>
      <w:r>
        <w:t>OAGIS developer</w:t>
      </w:r>
      <w:r w:rsidR="00B005BF">
        <w:t xml:space="preserve"> user role,</w:t>
      </w:r>
      <w:r>
        <w:t xml:space="preserve"> End user</w:t>
      </w:r>
      <w:r w:rsidR="00B005BF">
        <w:t xml:space="preserve"> role, Admin user role</w:t>
      </w:r>
      <w:bookmarkEnd w:id="484"/>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485" w:name="_Toc442109044"/>
      <w:r>
        <w:lastRenderedPageBreak/>
        <w:t>Release management</w:t>
      </w:r>
      <w:bookmarkEnd w:id="485"/>
    </w:p>
    <w:p w:rsidR="00E62AF2" w:rsidRPr="001C6FFA" w:rsidRDefault="001B55CD" w:rsidP="001B55CD">
      <w:pPr>
        <w:spacing w:before="240"/>
      </w:pPr>
      <w:r>
        <w:t>This is a future version feature.</w:t>
      </w:r>
    </w:p>
    <w:p w:rsidR="00287363" w:rsidRDefault="00287363" w:rsidP="00C475D2">
      <w:pPr>
        <w:pStyle w:val="Heading3"/>
      </w:pPr>
      <w:bookmarkStart w:id="486" w:name="_Toc442109045"/>
      <w:r>
        <w:t>CCs and DTs management home screen</w:t>
      </w:r>
      <w:bookmarkEnd w:id="486"/>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487"/>
      <w:r w:rsidR="008E5633">
        <w:t>.</w:t>
      </w:r>
      <w:commentRangeEnd w:id="487"/>
      <w:r w:rsidR="008A17F6">
        <w:rPr>
          <w:rStyle w:val="CommentReference"/>
        </w:rPr>
        <w:commentReference w:id="487"/>
      </w:r>
    </w:p>
    <w:p w:rsidR="00C475D2" w:rsidRDefault="00C475D2" w:rsidP="00C475D2">
      <w:pPr>
        <w:pStyle w:val="Heading3"/>
      </w:pPr>
      <w:bookmarkStart w:id="488" w:name="_Ref434849200"/>
      <w:bookmarkStart w:id="489" w:name="_Toc442109046"/>
      <w:r>
        <w:t>ACC</w:t>
      </w:r>
      <w:r w:rsidR="00E5752A">
        <w:t xml:space="preserve"> and ASCCP</w:t>
      </w:r>
      <w:r>
        <w:t xml:space="preserve"> </w:t>
      </w:r>
      <w:r w:rsidR="00116141">
        <w:t xml:space="preserve">content </w:t>
      </w:r>
      <w:r>
        <w:t>rendering</w:t>
      </w:r>
      <w:bookmarkEnd w:id="471"/>
      <w:bookmarkEnd w:id="488"/>
      <w:bookmarkEnd w:id="489"/>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01084ED4" wp14:editId="36C4C0DB">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447F" w:rsidRDefault="0037447F">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7447F" w:rsidRDefault="0037447F"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447F" w:rsidRPr="006B50C2" w:rsidRDefault="0037447F"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37447F" w:rsidRDefault="0037447F">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37447F" w:rsidRDefault="0037447F"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37447F" w:rsidRPr="006B50C2" w:rsidRDefault="0037447F"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37447F" w:rsidRPr="006B50C2" w:rsidRDefault="0037447F"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37447F" w:rsidRPr="006B50C2" w:rsidRDefault="0037447F"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490" w:name="_Ref437592225"/>
      <w:r>
        <w:t xml:space="preserve">Figure </w:t>
      </w:r>
      <w:r w:rsidR="00956899">
        <w:fldChar w:fldCharType="begin"/>
      </w:r>
      <w:r w:rsidR="00956899">
        <w:instrText xml:space="preserve"> SEQ Figure \* ARABIC </w:instrText>
      </w:r>
      <w:r w:rsidR="00956899">
        <w:fldChar w:fldCharType="separate"/>
      </w:r>
      <w:r w:rsidR="0093447A">
        <w:rPr>
          <w:noProof/>
        </w:rPr>
        <w:t>14</w:t>
      </w:r>
      <w:r w:rsidR="00956899">
        <w:rPr>
          <w:noProof/>
        </w:rPr>
        <w:fldChar w:fldCharType="end"/>
      </w:r>
      <w:bookmarkEnd w:id="490"/>
      <w:r>
        <w:t>: Rendering of ACC and ASCCP</w:t>
      </w:r>
    </w:p>
    <w:p w:rsidR="000E5720" w:rsidRDefault="000E5720" w:rsidP="000E5720">
      <w:pPr>
        <w:pStyle w:val="Heading3"/>
      </w:pPr>
      <w:bookmarkStart w:id="491" w:name="_Ref435336589"/>
      <w:bookmarkStart w:id="492" w:name="_Toc442109047"/>
      <w:r>
        <w:t>View</w:t>
      </w:r>
      <w:r w:rsidR="00BF1481">
        <w:t>/Search</w:t>
      </w:r>
      <w:r>
        <w:t xml:space="preserve"> CCs</w:t>
      </w:r>
      <w:bookmarkEnd w:id="491"/>
      <w:bookmarkEnd w:id="492"/>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493" w:name="_Ref435336598"/>
      <w:bookmarkStart w:id="494" w:name="_Toc442109048"/>
      <w:r>
        <w:t>Create a new ACC</w:t>
      </w:r>
      <w:bookmarkEnd w:id="493"/>
      <w:bookmarkEnd w:id="494"/>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495" w:name="_Toc442109049"/>
      <w:r>
        <w:lastRenderedPageBreak/>
        <w:t>ACC current record</w:t>
      </w:r>
      <w:bookmarkEnd w:id="495"/>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496" w:name="_Toc442109050"/>
      <w:r>
        <w:t>ACC history record</w:t>
      </w:r>
      <w:bookmarkEnd w:id="496"/>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497" w:name="_Ref437667828"/>
      <w:bookmarkStart w:id="498" w:name="_Toc442109051"/>
      <w:bookmarkStart w:id="499" w:name="_Ref435336606"/>
      <w:r>
        <w:t>Manage ownership of a UoC</w:t>
      </w:r>
      <w:bookmarkEnd w:id="497"/>
      <w:bookmarkEnd w:id="498"/>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500" w:name="_Ref437667737"/>
      <w:bookmarkStart w:id="501" w:name="_Toc442109052"/>
      <w:r>
        <w:t>Create a new revision of an ACC</w:t>
      </w:r>
      <w:bookmarkEnd w:id="499"/>
      <w:bookmarkEnd w:id="500"/>
      <w:bookmarkEnd w:id="501"/>
    </w:p>
    <w:p w:rsidR="00792D47" w:rsidRDefault="00D55A36" w:rsidP="00792D47">
      <w:r>
        <w:t xml:space="preserve">Pre-condition: ACC must be in the </w:t>
      </w:r>
      <w:r w:rsidR="000A10D1">
        <w:t>P</w:t>
      </w:r>
      <w:r>
        <w:t>ublished state.</w:t>
      </w:r>
      <w:r w:rsidR="00713C4E">
        <w:t xml:space="preserve"> The log-in user has to be the owner of the ACC.</w:t>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502" w:name="_Ref435336616"/>
      <w:bookmarkStart w:id="503" w:name="_Toc442109053"/>
      <w:r>
        <w:t>Edit an ACC</w:t>
      </w:r>
      <w:bookmarkEnd w:id="502"/>
      <w:bookmarkEnd w:id="503"/>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504" w:name="_Toc442109054"/>
      <w:r>
        <w:t>Change</w:t>
      </w:r>
      <w:r w:rsidR="00827499">
        <w:t xml:space="preserve"> properties of an ACC</w:t>
      </w:r>
      <w:bookmarkEnd w:id="504"/>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505"/>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505"/>
      <w:r w:rsidR="00774EC5">
        <w:rPr>
          <w:rStyle w:val="CommentReference"/>
        </w:rPr>
        <w:commentReference w:id="505"/>
      </w:r>
    </w:p>
    <w:p w:rsidR="008D4B74" w:rsidRDefault="006F2D31" w:rsidP="009E3636">
      <w:pPr>
        <w:pStyle w:val="Heading3"/>
      </w:pPr>
      <w:bookmarkStart w:id="506" w:name="_Ref434730261"/>
      <w:bookmarkStart w:id="507" w:name="_Toc442109055"/>
      <w:r>
        <w:t>Append</w:t>
      </w:r>
      <w:r w:rsidR="008D4B74">
        <w:t xml:space="preserve"> a</w:t>
      </w:r>
      <w:r w:rsidR="0060374D">
        <w:t xml:space="preserve"> child</w:t>
      </w:r>
      <w:r w:rsidR="008D4B74">
        <w:t xml:space="preserve"> association to an A</w:t>
      </w:r>
      <w:r w:rsidR="0060374D">
        <w:t>CC</w:t>
      </w:r>
      <w:bookmarkEnd w:id="506"/>
      <w:bookmarkEnd w:id="507"/>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508" w:name="_Toc442109056"/>
      <w:r>
        <w:t xml:space="preserve">Populate the ASCC </w:t>
      </w:r>
      <w:r w:rsidR="00D614D7">
        <w:t xml:space="preserve">current </w:t>
      </w:r>
      <w:r>
        <w:t>record</w:t>
      </w:r>
      <w:bookmarkEnd w:id="508"/>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509" w:name="_Toc442109057"/>
      <w:r>
        <w:t>Populate the ASCC history record</w:t>
      </w:r>
      <w:bookmarkEnd w:id="509"/>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510" w:name="_Toc442109058"/>
      <w:r>
        <w:t>Populate the BCC current record</w:t>
      </w:r>
      <w:bookmarkEnd w:id="510"/>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511"/>
      <w:r w:rsidR="000473DA">
        <w:t>.</w:t>
      </w:r>
      <w:commentRangeEnd w:id="511"/>
      <w:r w:rsidR="000473DA">
        <w:rPr>
          <w:rStyle w:val="CommentReference"/>
        </w:rPr>
        <w:commentReference w:id="511"/>
      </w:r>
    </w:p>
    <w:p w:rsidR="00D614D7" w:rsidRDefault="00D614D7" w:rsidP="00D614D7">
      <w:pPr>
        <w:pStyle w:val="Heading4"/>
      </w:pPr>
      <w:bookmarkStart w:id="512" w:name="_Toc442109059"/>
      <w:r>
        <w:t>Populate the BCC history record</w:t>
      </w:r>
      <w:bookmarkEnd w:id="512"/>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513" w:name="_Toc442109060"/>
      <w:r>
        <w:t>Insert a child association to an ACC</w:t>
      </w:r>
      <w:bookmarkEnd w:id="513"/>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514" w:name="_Toc442109061"/>
      <w:r>
        <w:t>Delete a child</w:t>
      </w:r>
      <w:r w:rsidR="006652C4">
        <w:t xml:space="preserve"> association from an ACC</w:t>
      </w:r>
      <w:bookmarkEnd w:id="514"/>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515"/>
      <w:r w:rsidR="002819A7">
        <w:t xml:space="preserve">The sequencing key </w:t>
      </w:r>
      <w:commentRangeEnd w:id="515"/>
      <w:r w:rsidR="00FB7745">
        <w:rPr>
          <w:rStyle w:val="CommentReference"/>
        </w:rPr>
        <w:commentReference w:id="515"/>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516" w:name="_Toc442109062"/>
      <w:r>
        <w:t>Discard a child association from an ACC</w:t>
      </w:r>
      <w:bookmarkEnd w:id="516"/>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517" w:name="_Toc442109063"/>
      <w:r>
        <w:t>Change properties of</w:t>
      </w:r>
      <w:r w:rsidR="006652C4">
        <w:t xml:space="preserve"> an association</w:t>
      </w:r>
      <w:bookmarkEnd w:id="517"/>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518" w:name="_Toc442109064"/>
      <w:r>
        <w:t>Change the position of an association</w:t>
      </w:r>
      <w:bookmarkEnd w:id="518"/>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519" w:name="_Ref437868882"/>
      <w:bookmarkStart w:id="520" w:name="_Toc442109065"/>
      <w:r>
        <w:t>Make an ACC based on another ACC</w:t>
      </w:r>
      <w:bookmarkEnd w:id="519"/>
      <w:bookmarkEnd w:id="520"/>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521" w:name="_Toc442109066"/>
      <w:r>
        <w:t>Discard the based ACC relationship</w:t>
      </w:r>
      <w:bookmarkEnd w:id="521"/>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522"/>
      <w:r>
        <w:t>This operation cannot be undo</w:t>
      </w:r>
      <w:r w:rsidR="00975E6D">
        <w:t>ne</w:t>
      </w:r>
      <w:r>
        <w:t xml:space="preserve"> </w:t>
      </w:r>
      <w:commentRangeEnd w:id="522"/>
      <w:r w:rsidR="00975E6D">
        <w:rPr>
          <w:rStyle w:val="CommentReference"/>
        </w:rPr>
        <w:commentReference w:id="522"/>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F27329" w:rsidRPr="00F95F93" w:rsidRDefault="0040489C" w:rsidP="00BA5955">
      <w:r>
        <w:t>This functionality may be offered when the user right-click on the b</w:t>
      </w:r>
      <w:r w:rsidR="003D006D">
        <w:t>ased ACC in the ACC editing UI.</w:t>
      </w:r>
    </w:p>
    <w:p w:rsidR="00440D71" w:rsidRDefault="00440D71" w:rsidP="00FF39BF">
      <w:pPr>
        <w:pStyle w:val="Heading3"/>
      </w:pPr>
      <w:bookmarkStart w:id="523" w:name="_Toc442109068"/>
      <w:r>
        <w:t>Discard a revision of an ACC</w:t>
      </w:r>
      <w:bookmarkEnd w:id="523"/>
    </w:p>
    <w:p w:rsidR="0091353E" w:rsidRDefault="0091353E" w:rsidP="0091353E">
      <w:r>
        <w:t xml:space="preserve">Pre-condition: The user is the owner of the ACC’s UoC. The UoC is in the Editing state. </w:t>
      </w:r>
      <w:r w:rsidR="00264A5A">
        <w:t>If the ACC is at revision 1, t</w:t>
      </w:r>
      <w:commentRangeStart w:id="524"/>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24"/>
      <w:r w:rsidR="00883807">
        <w:rPr>
          <w:rStyle w:val="CommentReference"/>
        </w:rPr>
        <w:commentReference w:id="524"/>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 xml:space="preserve">sion has to be deleted. </w:t>
      </w:r>
      <w:r w:rsidR="00B4055C">
        <w:t xml:space="preserve">Deleted child associations during the revision have to be resurrected. </w:t>
      </w:r>
      <w:r w:rsidR="00227488">
        <w:t>All the history records associated with the current revision of the ACC UoC have to be dele</w:t>
      </w:r>
      <w:r w:rsidR="00227488">
        <w:t>t</w:t>
      </w:r>
      <w:r w:rsidR="00227488">
        <w: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rsidR="00F87C2D" w:rsidRDefault="00FF39BF" w:rsidP="00FF39BF">
      <w:pPr>
        <w:pStyle w:val="Heading3"/>
      </w:pPr>
      <w:bookmarkStart w:id="525" w:name="_Toc442109069"/>
      <w:r>
        <w:t>Change the</w:t>
      </w:r>
      <w:r w:rsidR="00E4551A">
        <w:t xml:space="preserve"> state of the ACC UoC</w:t>
      </w:r>
      <w:bookmarkEnd w:id="525"/>
    </w:p>
    <w:p w:rsidR="00C27F45" w:rsidRPr="00C27F45" w:rsidRDefault="00C27F45" w:rsidP="00C27F45">
      <w:r>
        <w:t>The state change operation cannot be undone.</w:t>
      </w:r>
    </w:p>
    <w:p w:rsidR="00975E6D" w:rsidRDefault="00975E6D" w:rsidP="00975E6D">
      <w:pPr>
        <w:pStyle w:val="Heading4"/>
      </w:pPr>
      <w:bookmarkStart w:id="526" w:name="_Toc442109070"/>
      <w:r>
        <w:t xml:space="preserve">Change from </w:t>
      </w:r>
      <w:r w:rsidR="00F0065F">
        <w:t xml:space="preserve">the </w:t>
      </w:r>
      <w:r>
        <w:t xml:space="preserve">Editing to </w:t>
      </w:r>
      <w:r w:rsidR="00F0065F">
        <w:t xml:space="preserve">the </w:t>
      </w:r>
      <w:r>
        <w:t>Candidate</w:t>
      </w:r>
      <w:r w:rsidR="00C27F45">
        <w:t xml:space="preserve"> state</w:t>
      </w:r>
      <w:bookmarkEnd w:id="526"/>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527"/>
      <w:r w:rsidR="00C27F45">
        <w:t xml:space="preserve">History records </w:t>
      </w:r>
      <w:r w:rsidR="00B54C50">
        <w:t>shall not be updated except the one about the deleted associ</w:t>
      </w:r>
      <w:r w:rsidR="00B54C50">
        <w:t>a</w:t>
      </w:r>
      <w:r w:rsidR="00B54C50">
        <w:t>tion</w:t>
      </w:r>
      <w:r w:rsidR="00C27F45">
        <w:t xml:space="preserve">. </w:t>
      </w:r>
      <w:commentRangeEnd w:id="527"/>
      <w:r w:rsidR="00C6768D">
        <w:rPr>
          <w:rStyle w:val="CommentReference"/>
        </w:rPr>
        <w:commentReference w:id="527"/>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rsidR="005B1CDD" w:rsidRDefault="00C27F45" w:rsidP="00C27F45">
      <w:pPr>
        <w:pStyle w:val="Heading4"/>
      </w:pPr>
      <w:bookmarkStart w:id="528" w:name="_Ref437927829"/>
      <w:bookmarkStart w:id="529" w:name="_Toc442109071"/>
      <w:r>
        <w:t xml:space="preserve">Change from </w:t>
      </w:r>
      <w:r w:rsidR="00F0065F">
        <w:t xml:space="preserve">the </w:t>
      </w:r>
      <w:r>
        <w:t xml:space="preserve">Candidate to </w:t>
      </w:r>
      <w:r w:rsidR="00F0065F">
        <w:t xml:space="preserve">the </w:t>
      </w:r>
      <w:r>
        <w:t>Editing state</w:t>
      </w:r>
      <w:bookmarkEnd w:id="528"/>
      <w:bookmarkEnd w:id="529"/>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rsidR="00191A85" w:rsidRDefault="00191A85" w:rsidP="00191A85">
      <w:pPr>
        <w:pStyle w:val="Heading4"/>
      </w:pPr>
      <w:bookmarkStart w:id="530" w:name="_Toc442109072"/>
      <w:r>
        <w:t>Change from</w:t>
      </w:r>
      <w:r w:rsidR="00F0065F">
        <w:t xml:space="preserve"> the</w:t>
      </w:r>
      <w:r>
        <w:t xml:space="preserve"> Candidate to </w:t>
      </w:r>
      <w:r w:rsidR="00F0065F">
        <w:t xml:space="preserve">the </w:t>
      </w:r>
      <w:r>
        <w:t>Published state</w:t>
      </w:r>
      <w:bookmarkEnd w:id="530"/>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rsidR="006652C4" w:rsidRDefault="006652C4" w:rsidP="006652C4">
      <w:pPr>
        <w:pStyle w:val="Heading3"/>
      </w:pPr>
      <w:bookmarkStart w:id="531" w:name="_Ref435336643"/>
      <w:bookmarkStart w:id="532" w:name="_Toc442109073"/>
      <w:r>
        <w:t>Create a new ASCCP</w:t>
      </w:r>
      <w:bookmarkEnd w:id="531"/>
      <w:bookmarkEnd w:id="532"/>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533"/>
      <w:r w:rsidR="006C23B0">
        <w:t>Every save result</w:t>
      </w:r>
      <w:r w:rsidR="00AF4284">
        <w:t>s</w:t>
      </w:r>
      <w:r w:rsidR="006C23B0">
        <w:t xml:space="preserve"> in the current record getting updated and a new history record created. </w:t>
      </w:r>
      <w:commentRangeEnd w:id="533"/>
      <w:r w:rsidR="006C23B0">
        <w:rPr>
          <w:rStyle w:val="CommentReference"/>
        </w:rPr>
        <w:commentReference w:id="533"/>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534" w:name="_Toc442109074"/>
      <w:r>
        <w:t>ASCCP current record</w:t>
      </w:r>
      <w:bookmarkEnd w:id="534"/>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535" w:name="_Toc442109075"/>
      <w:r>
        <w:lastRenderedPageBreak/>
        <w:t>ASCCP history record</w:t>
      </w:r>
      <w:bookmarkEnd w:id="535"/>
    </w:p>
    <w:p w:rsidR="00E62E71" w:rsidRPr="00E62E71" w:rsidRDefault="00862391" w:rsidP="00862391">
      <w:pPr>
        <w:spacing w:before="240"/>
      </w:pPr>
      <w:r>
        <w:t>Follow the general guideline.</w:t>
      </w:r>
    </w:p>
    <w:p w:rsidR="006652C4" w:rsidRDefault="006652C4" w:rsidP="006652C4">
      <w:pPr>
        <w:pStyle w:val="Heading3"/>
      </w:pPr>
      <w:bookmarkStart w:id="536" w:name="_Ref435336645"/>
      <w:bookmarkStart w:id="537" w:name="_Toc442109076"/>
      <w:r>
        <w:t>Create a new revision of an ASCCP</w:t>
      </w:r>
      <w:bookmarkEnd w:id="536"/>
      <w:bookmarkEnd w:id="537"/>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538" w:name="_Ref440481023"/>
      <w:bookmarkStart w:id="539" w:name="_Toc442109077"/>
      <w:bookmarkStart w:id="540" w:name="_Ref435336647"/>
      <w:r>
        <w:t>Edit an ASCCP</w:t>
      </w:r>
      <w:bookmarkEnd w:id="538"/>
      <w:bookmarkEnd w:id="539"/>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836407" w:rsidRDefault="00836407" w:rsidP="00836407">
      <w:pPr>
        <w:pStyle w:val="Heading3"/>
      </w:pPr>
      <w:bookmarkStart w:id="541" w:name="_Toc442109079"/>
      <w:r>
        <w:t>Discard a revision of an ASCCP</w:t>
      </w:r>
      <w:bookmarkEnd w:id="541"/>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rsidR="00A80FC7" w:rsidRPr="00A80FC7" w:rsidRDefault="00A80FC7" w:rsidP="00A80FC7">
      <w:pPr>
        <w:pStyle w:val="Heading3"/>
      </w:pPr>
      <w:bookmarkStart w:id="542" w:name="_Ref437928515"/>
      <w:bookmarkStart w:id="543" w:name="_Toc442109080"/>
      <w:r>
        <w:t xml:space="preserve">Change </w:t>
      </w:r>
      <w:r w:rsidR="004147C4">
        <w:t>ASCCP</w:t>
      </w:r>
      <w:r>
        <w:t xml:space="preserve"> state</w:t>
      </w:r>
      <w:bookmarkEnd w:id="542"/>
      <w:bookmarkEnd w:id="543"/>
    </w:p>
    <w:p w:rsidR="006C23B0" w:rsidRPr="00C27F45" w:rsidRDefault="006C23B0" w:rsidP="006C23B0">
      <w:r>
        <w:t>The state change operation cannot be undone.</w:t>
      </w:r>
    </w:p>
    <w:p w:rsidR="006C23B0" w:rsidRDefault="006C23B0" w:rsidP="006C23B0">
      <w:pPr>
        <w:pStyle w:val="Heading4"/>
      </w:pPr>
      <w:bookmarkStart w:id="544" w:name="_Toc442109081"/>
      <w:r>
        <w:lastRenderedPageBreak/>
        <w:t>Change from Editing to Candidate state</w:t>
      </w:r>
      <w:bookmarkEnd w:id="544"/>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rsidR="006C23B0" w:rsidRDefault="006C23B0" w:rsidP="006C23B0">
      <w:pPr>
        <w:pStyle w:val="Heading4"/>
      </w:pPr>
      <w:bookmarkStart w:id="545" w:name="_Ref437930011"/>
      <w:bookmarkStart w:id="546" w:name="_Toc442109082"/>
      <w:r>
        <w:t>Change from Candidate to Editing state</w:t>
      </w:r>
      <w:bookmarkEnd w:id="545"/>
      <w:bookmarkEnd w:id="546"/>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rsidR="006C23B0" w:rsidRDefault="006C23B0" w:rsidP="006C23B0">
      <w:pPr>
        <w:pStyle w:val="Heading4"/>
      </w:pPr>
      <w:bookmarkStart w:id="547" w:name="_Toc442109083"/>
      <w:r>
        <w:t>Change from Candidate to Published state</w:t>
      </w:r>
      <w:bookmarkEnd w:id="547"/>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rsidR="006652C4" w:rsidRDefault="006652C4" w:rsidP="006652C4">
      <w:pPr>
        <w:pStyle w:val="Heading3"/>
      </w:pPr>
      <w:bookmarkStart w:id="548" w:name="_Ref438114348"/>
      <w:bookmarkStart w:id="549" w:name="_Toc442109084"/>
      <w:r>
        <w:t xml:space="preserve">Create a new </w:t>
      </w:r>
      <w:commentRangeStart w:id="550"/>
      <w:r>
        <w:t>BCCP</w:t>
      </w:r>
      <w:bookmarkEnd w:id="540"/>
      <w:bookmarkEnd w:id="548"/>
      <w:bookmarkEnd w:id="549"/>
      <w:commentRangeEnd w:id="550"/>
      <w:r w:rsidR="0038587B">
        <w:rPr>
          <w:rStyle w:val="CommentReference"/>
          <w:b w:val="0"/>
        </w:rPr>
        <w:commentReference w:id="550"/>
      </w:r>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551" w:name="_Toc442109085"/>
      <w:r>
        <w:t>BCCP</w:t>
      </w:r>
      <w:r w:rsidR="00F6381E">
        <w:t xml:space="preserve"> current record</w:t>
      </w:r>
      <w:bookmarkEnd w:id="551"/>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4938B0">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 xml:space="preserve">default the namespace to the same as that of the selected </w:t>
            </w:r>
            <w:commentRangeStart w:id="552"/>
            <w:r w:rsidR="004938B0">
              <w:t>BDT</w:t>
            </w:r>
            <w:commentRangeEnd w:id="552"/>
            <w:r w:rsidR="004938B0">
              <w:rPr>
                <w:rStyle w:val="CommentReference"/>
              </w:rPr>
              <w:commentReference w:id="552"/>
            </w:r>
            <w:r w:rsidRPr="00700731">
              <w:t>.</w:t>
            </w:r>
            <w:r>
              <w:t xml:space="preserve"> The user can change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w:t>
            </w:r>
            <w:r w:rsidRPr="00700731">
              <w:t>d</w:t>
            </w:r>
            <w:r w:rsidRPr="00700731">
              <w:t>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553" w:name="_Toc442109086"/>
      <w:r>
        <w:t>BCCP</w:t>
      </w:r>
      <w:r w:rsidR="00F6381E">
        <w:t xml:space="preserve"> history record</w:t>
      </w:r>
      <w:bookmarkEnd w:id="553"/>
    </w:p>
    <w:p w:rsidR="00F6381E" w:rsidRPr="00E62E71" w:rsidRDefault="00F6381E" w:rsidP="00F6381E">
      <w:pPr>
        <w:spacing w:before="240"/>
      </w:pPr>
      <w:r>
        <w:t>Follow the general guideline.</w:t>
      </w:r>
    </w:p>
    <w:p w:rsidR="006652C4" w:rsidRDefault="006652C4" w:rsidP="006652C4">
      <w:pPr>
        <w:pStyle w:val="Heading3"/>
      </w:pPr>
      <w:bookmarkStart w:id="554" w:name="_Ref435336648"/>
      <w:bookmarkStart w:id="555" w:name="_Toc442109087"/>
      <w:r>
        <w:t>Create a new revision of a BCCP</w:t>
      </w:r>
      <w:bookmarkEnd w:id="554"/>
      <w:bookmarkEnd w:id="555"/>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556" w:name="_Toc442109088"/>
      <w:r>
        <w:t>Edit a BCCP</w:t>
      </w:r>
      <w:bookmarkEnd w:id="556"/>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727282" w:rsidRDefault="00727282" w:rsidP="004C4B95"/>
    <w:p w:rsidR="00727282" w:rsidRDefault="00727282" w:rsidP="00727282">
      <w:pPr>
        <w:pStyle w:val="Heading3"/>
      </w:pPr>
      <w:r>
        <w:lastRenderedPageBreak/>
        <w:t>Discard a revision of a BCCP</w:t>
      </w:r>
    </w:p>
    <w:p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rsidR="00DF2250" w:rsidRDefault="00DF2250" w:rsidP="00727282"/>
    <w:p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Pr="00C0425B">
        <w:rPr>
          <w:rStyle w:val="CodeChar"/>
        </w:rPr>
        <w:t>ReferringUoCs</w:t>
      </w:r>
      <w:r>
        <w:t xml:space="preserve"> and </w:t>
      </w:r>
      <w:r w:rsidRPr="00C0425B">
        <w:rPr>
          <w:rStyle w:val="CodeChar"/>
        </w:rPr>
        <w:t>ReferredByUoCs</w:t>
      </w:r>
      <w:r>
        <w:t xml:space="preserve"> with the </w:t>
      </w:r>
      <w:r w:rsidRPr="00C0425B">
        <w:rPr>
          <w:rStyle w:val="CodeChar"/>
        </w:rPr>
        <w:t>RecentRelationship</w:t>
      </w:r>
      <w:r>
        <w:t xml:space="preserve"> flag equal </w:t>
      </w:r>
      <w:r w:rsidRPr="00C0425B">
        <w:rPr>
          <w:rStyle w:val="CodeChar"/>
        </w:rPr>
        <w:t>True</w:t>
      </w:r>
      <w:r>
        <w:t>.</w:t>
      </w:r>
    </w:p>
    <w:p w:rsidR="00DF2250" w:rsidRPr="00727282" w:rsidRDefault="00DF2250" w:rsidP="00727282"/>
    <w:p w:rsidR="00466318" w:rsidRDefault="00466318" w:rsidP="00466318">
      <w:pPr>
        <w:pStyle w:val="Heading3"/>
      </w:pPr>
      <w:bookmarkStart w:id="557" w:name="_Ref438059941"/>
      <w:bookmarkStart w:id="558" w:name="_Toc442109090"/>
      <w:r>
        <w:t>Change BCCP state</w:t>
      </w:r>
      <w:bookmarkEnd w:id="557"/>
      <w:bookmarkEnd w:id="558"/>
    </w:p>
    <w:p w:rsidR="004C4B95" w:rsidRDefault="004C4B95" w:rsidP="004C4B95">
      <w:r>
        <w:t>The state change operation cannot be undone.</w:t>
      </w:r>
    </w:p>
    <w:p w:rsidR="004C4B95" w:rsidRDefault="004C4B95" w:rsidP="004C4B95">
      <w:pPr>
        <w:pStyle w:val="Heading4"/>
      </w:pPr>
      <w:bookmarkStart w:id="559" w:name="_Toc442109091"/>
      <w:r>
        <w:t>Change from Editing to Candidate state</w:t>
      </w:r>
      <w:bookmarkEnd w:id="559"/>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560" w:name="_Ref438116554"/>
      <w:bookmarkStart w:id="561" w:name="_Toc442109092"/>
      <w:r>
        <w:t>Change from Candidate to Editing state</w:t>
      </w:r>
      <w:bookmarkEnd w:id="560"/>
      <w:bookmarkEnd w:id="561"/>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4C4B95" w:rsidRDefault="004C4B95" w:rsidP="004C4B95">
      <w:pPr>
        <w:pStyle w:val="Heading4"/>
      </w:pPr>
      <w:bookmarkStart w:id="562" w:name="_Toc442109093"/>
      <w:r>
        <w:t>Change from Candidate to Published state</w:t>
      </w:r>
      <w:bookmarkEnd w:id="562"/>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 xml:space="preserve">dated to the Published state. Their history columns shall also be properly updated. A history record of the BCCP needs to be created accordingly.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rsidR="0023242C" w:rsidRDefault="0023242C" w:rsidP="00F11977">
      <w:pPr>
        <w:pStyle w:val="Heading3"/>
      </w:pPr>
      <w:bookmarkStart w:id="563" w:name="_Toc442109097"/>
      <w:r>
        <w:t>Review a CC</w:t>
      </w:r>
      <w:bookmarkEnd w:id="563"/>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564" w:name="_Toc442109098"/>
      <w:r>
        <w:t>Undoing</w:t>
      </w:r>
      <w:bookmarkEnd w:id="564"/>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565" w:name="_Ref437668747"/>
      <w:bookmarkStart w:id="566" w:name="_Ref437668751"/>
      <w:bookmarkStart w:id="567" w:name="_Toc442109099"/>
      <w:r>
        <w:t xml:space="preserve">Event </w:t>
      </w:r>
      <w:commentRangeStart w:id="568"/>
      <w:r>
        <w:t>notification</w:t>
      </w:r>
      <w:bookmarkEnd w:id="565"/>
      <w:bookmarkEnd w:id="566"/>
      <w:bookmarkEnd w:id="567"/>
      <w:commentRangeEnd w:id="568"/>
      <w:r w:rsidR="00EB10A1">
        <w:rPr>
          <w:rStyle w:val="CommentReference"/>
          <w:b w:val="0"/>
        </w:rPr>
        <w:commentReference w:id="568"/>
      </w:r>
    </w:p>
    <w:p w:rsidR="006C6778" w:rsidRDefault="006549A6" w:rsidP="00B24770">
      <w:pPr>
        <w:pStyle w:val="Heading4"/>
      </w:pPr>
      <w:bookmarkStart w:id="569" w:name="_Toc442109100"/>
      <w:r>
        <w:t>System c</w:t>
      </w:r>
      <w:r w:rsidR="00B24770">
        <w:t>onfigura</w:t>
      </w:r>
      <w:r>
        <w:t>ble</w:t>
      </w:r>
      <w:r w:rsidR="00B24770">
        <w:t xml:space="preserve"> parameters</w:t>
      </w:r>
      <w:bookmarkEnd w:id="569"/>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F532AE" w:rsidRDefault="00F532AE" w:rsidP="00F532AE"/>
    <w:p w:rsidR="00513A09" w:rsidRDefault="00513A09" w:rsidP="00513A09">
      <w:commentRangeStart w:id="570"/>
      <w:r w:rsidRPr="004454FD">
        <w:rPr>
          <w:rStyle w:val="CodeChar"/>
        </w:rPr>
        <w:t>RecentRelation</w:t>
      </w:r>
      <w:commentRangeEnd w:id="570"/>
      <w:r w:rsidR="00EB10A1">
        <w:rPr>
          <w:rStyle w:val="CommentReference"/>
        </w:rPr>
        <w:commentReference w:id="570"/>
      </w:r>
      <w:r>
        <w:t xml:space="preserve">: Possible values are </w:t>
      </w:r>
      <w:r w:rsidRPr="004454FD">
        <w:rPr>
          <w:rStyle w:val="CodeChar"/>
        </w:rPr>
        <w:t>True</w:t>
      </w:r>
      <w:r>
        <w:t xml:space="preserve"> or </w:t>
      </w:r>
      <w:r w:rsidRPr="004454FD">
        <w:rPr>
          <w:rStyle w:val="CodeChar"/>
        </w:rPr>
        <w:t>False</w:t>
      </w:r>
      <w:r>
        <w:t xml:space="preserve">. </w:t>
      </w:r>
    </w:p>
    <w:p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4454FD" w:rsidRDefault="004454FD" w:rsidP="00FD7BB0"/>
    <w:p w:rsidR="00C744D2" w:rsidRDefault="00C744D2" w:rsidP="00FD7BB0">
      <w:r>
        <w:rPr>
          <w:noProof/>
          <w:lang w:bidi="th-TH"/>
        </w:rPr>
        <w:lastRenderedPageBreak/>
        <w:drawing>
          <wp:inline distT="0" distB="0" distL="0" distR="0" wp14:anchorId="7FE157BD" wp14:editId="02EFF416">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571" w:name="_Ref442171829"/>
      <w:r>
        <w:t xml:space="preserve">Figure </w:t>
      </w:r>
      <w:r w:rsidR="00956899">
        <w:fldChar w:fldCharType="begin"/>
      </w:r>
      <w:r w:rsidR="00956899">
        <w:instrText xml:space="preserve"> SEQ Figure \* ARABIC </w:instrText>
      </w:r>
      <w:r w:rsidR="00956899">
        <w:fldChar w:fldCharType="separate"/>
      </w:r>
      <w:r w:rsidR="0093447A">
        <w:rPr>
          <w:noProof/>
        </w:rPr>
        <w:t>15</w:t>
      </w:r>
      <w:r w:rsidR="00956899">
        <w:rPr>
          <w:noProof/>
        </w:rPr>
        <w:fldChar w:fldCharType="end"/>
      </w:r>
      <w:bookmarkEnd w:id="571"/>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572" w:name="_Toc442109101"/>
      <w:r>
        <w:t>Event Data Structure</w:t>
      </w:r>
      <w:bookmarkEnd w:id="572"/>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lastRenderedPageBreak/>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573" w:name="_Ref405565352"/>
      <w:bookmarkStart w:id="574" w:name="_Toc442109102"/>
      <w:r>
        <w:t>Generate GUID</w:t>
      </w:r>
      <w:bookmarkEnd w:id="573"/>
      <w:bookmarkEnd w:id="574"/>
    </w:p>
    <w:p w:rsidR="001463FD" w:rsidRPr="001463FD" w:rsidRDefault="001463FD" w:rsidP="001463FD">
      <w:r w:rsidRPr="00E209B5">
        <w:t>Format of GUID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575"/>
      <w:r>
        <w:t>idea</w:t>
      </w:r>
      <w:commentRangeEnd w:id="575"/>
      <w:r>
        <w:rPr>
          <w:rStyle w:val="CommentReference"/>
        </w:rPr>
        <w:commentReference w:id="575"/>
      </w:r>
      <w:r>
        <w:t>.</w:t>
      </w:r>
    </w:p>
    <w:p w:rsidR="00E3560D" w:rsidRPr="00E3560D" w:rsidRDefault="00E3560D" w:rsidP="00EF6FC8"/>
    <w:p w:rsidR="00E3560D" w:rsidRPr="001D760A" w:rsidRDefault="00E3560D" w:rsidP="001D760A"/>
    <w:p w:rsidR="00C210C4" w:rsidRDefault="007A3A38" w:rsidP="00C210C4">
      <w:pPr>
        <w:pStyle w:val="Heading1"/>
      </w:pPr>
      <w:bookmarkStart w:id="576" w:name="_Ref409514618"/>
      <w:bookmarkStart w:id="577" w:name="_Toc442109103"/>
      <w:bookmarkEnd w:id="28"/>
      <w:bookmarkEnd w:id="29"/>
      <w:bookmarkEnd w:id="30"/>
      <w:bookmarkEnd w:id="31"/>
      <w:r>
        <w:lastRenderedPageBreak/>
        <w:t>Configuration</w:t>
      </w:r>
      <w:r w:rsidR="00C210C4">
        <w:t xml:space="preserve"> File</w:t>
      </w:r>
      <w:bookmarkEnd w:id="576"/>
      <w:bookmarkEnd w:id="577"/>
    </w:p>
    <w:p w:rsidR="0004794B" w:rsidRDefault="000D692F" w:rsidP="00E209B5">
      <w:pPr>
        <w:pStyle w:val="Heading2"/>
      </w:pPr>
      <w:bookmarkStart w:id="578" w:name="_Toc442109104"/>
      <w:bookmarkStart w:id="579" w:name="_Ref408499636"/>
      <w:r>
        <w:t xml:space="preserve">SQL for </w:t>
      </w:r>
      <w:r w:rsidR="00063568">
        <w:t xml:space="preserve">Top-level </w:t>
      </w:r>
      <w:r>
        <w:t>Concept</w:t>
      </w:r>
      <w:bookmarkEnd w:id="578"/>
      <w:r w:rsidR="00063568">
        <w:t xml:space="preserve"> </w:t>
      </w:r>
      <w:bookmarkEnd w:id="579"/>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580" w:name="_Ref408321941"/>
      <w:bookmarkStart w:id="581" w:name="_Toc442109105"/>
      <w:r>
        <w:t>Exp</w:t>
      </w:r>
      <w:r w:rsidR="00B761C8">
        <w:t>r</w:t>
      </w:r>
      <w:r>
        <w:t>ession type mapping display configuration</w:t>
      </w:r>
      <w:bookmarkEnd w:id="580"/>
      <w:bookmarkEnd w:id="581"/>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582" w:name="_Toc442109106"/>
      <w:r>
        <w:rPr>
          <w:rStyle w:val="CodeChar"/>
        </w:rPr>
        <w:t>UI related variables</w:t>
      </w:r>
      <w:bookmarkEnd w:id="582"/>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583" w:name="_Toc442109107"/>
      <w:r>
        <w:lastRenderedPageBreak/>
        <w:t>Logical View</w:t>
      </w:r>
      <w:bookmarkEnd w:id="583"/>
    </w:p>
    <w:p w:rsidR="00EB50BD" w:rsidRDefault="00225519" w:rsidP="00EB50BD">
      <w:pPr>
        <w:pStyle w:val="Heading2"/>
      </w:pPr>
      <w:bookmarkStart w:id="584" w:name="_Toc442109108"/>
      <w:r>
        <w:t>Overview</w:t>
      </w:r>
      <w:bookmarkEnd w:id="584"/>
    </w:p>
    <w:p w:rsidR="00D518F0" w:rsidRDefault="00D518F0" w:rsidP="00D518F0">
      <w:pPr>
        <w:pStyle w:val="Heading2"/>
      </w:pPr>
      <w:bookmarkStart w:id="585" w:name="_Toc492766852"/>
      <w:bookmarkStart w:id="586" w:name="_Toc110227497"/>
      <w:bookmarkStart w:id="587" w:name="_Toc442109109"/>
      <w:r>
        <w:t>Design Packages</w:t>
      </w:r>
      <w:bookmarkEnd w:id="585"/>
      <w:bookmarkEnd w:id="586"/>
      <w:bookmarkEnd w:id="587"/>
    </w:p>
    <w:p w:rsidR="00E3071F" w:rsidRDefault="00E3071F" w:rsidP="00E3071F">
      <w:pPr>
        <w:pStyle w:val="Heading1"/>
      </w:pPr>
      <w:bookmarkStart w:id="588" w:name="_Toc442109110"/>
      <w:r>
        <w:lastRenderedPageBreak/>
        <w:t>Process View</w:t>
      </w:r>
      <w:bookmarkEnd w:id="588"/>
    </w:p>
    <w:p w:rsidR="00E3071F" w:rsidRDefault="00E3071F" w:rsidP="00E3071F">
      <w:pPr>
        <w:pStyle w:val="Heading1"/>
      </w:pPr>
      <w:bookmarkStart w:id="589" w:name="_Toc442109111"/>
      <w:r>
        <w:lastRenderedPageBreak/>
        <w:t>Deployment View</w:t>
      </w:r>
      <w:bookmarkEnd w:id="589"/>
    </w:p>
    <w:p w:rsidR="00E3071F" w:rsidRDefault="00E3071F" w:rsidP="00E3071F">
      <w:pPr>
        <w:pStyle w:val="Heading1"/>
      </w:pPr>
      <w:bookmarkStart w:id="590" w:name="_Toc442109112"/>
      <w:r>
        <w:lastRenderedPageBreak/>
        <w:t>Implementation View</w:t>
      </w:r>
      <w:bookmarkEnd w:id="590"/>
    </w:p>
    <w:p w:rsidR="0033077A" w:rsidRDefault="0033077A" w:rsidP="0033077A">
      <w:pPr>
        <w:pStyle w:val="Heading2"/>
      </w:pPr>
      <w:bookmarkStart w:id="591" w:name="_Toc442109113"/>
      <w:r>
        <w:t>Overview</w:t>
      </w:r>
      <w:bookmarkEnd w:id="591"/>
    </w:p>
    <w:p w:rsidR="0033077A" w:rsidRDefault="0033077A" w:rsidP="0033077A">
      <w:pPr>
        <w:pStyle w:val="Heading2"/>
      </w:pPr>
      <w:bookmarkStart w:id="592" w:name="_Toc442109114"/>
      <w:r>
        <w:t>Layers</w:t>
      </w:r>
      <w:bookmarkEnd w:id="592"/>
    </w:p>
    <w:p w:rsidR="0033077A" w:rsidRDefault="0033077A" w:rsidP="0033077A">
      <w:pPr>
        <w:pStyle w:val="Heading3"/>
      </w:pPr>
      <w:bookmarkStart w:id="593" w:name="_Toc442109115"/>
      <w:r>
        <w:t>Presentation Layer</w:t>
      </w:r>
      <w:bookmarkEnd w:id="593"/>
    </w:p>
    <w:p w:rsidR="0033077A" w:rsidRDefault="0033077A" w:rsidP="0033077A">
      <w:pPr>
        <w:pStyle w:val="Heading3"/>
      </w:pPr>
      <w:bookmarkStart w:id="594" w:name="_Toc442109116"/>
      <w:r>
        <w:t>Control layer</w:t>
      </w:r>
      <w:bookmarkEnd w:id="594"/>
    </w:p>
    <w:p w:rsidR="0033077A" w:rsidRDefault="0033077A" w:rsidP="0033077A">
      <w:pPr>
        <w:pStyle w:val="Heading3"/>
      </w:pPr>
      <w:bookmarkStart w:id="595" w:name="_Toc442109117"/>
      <w:r>
        <w:t>Resource Layer</w:t>
      </w:r>
      <w:bookmarkEnd w:id="595"/>
    </w:p>
    <w:p w:rsidR="0033077A" w:rsidRDefault="0033077A" w:rsidP="0033077A">
      <w:pPr>
        <w:pStyle w:val="Heading3"/>
      </w:pPr>
      <w:bookmarkStart w:id="596" w:name="_Toc442109118"/>
      <w:r>
        <w:t>Domain Layer</w:t>
      </w:r>
      <w:bookmarkEnd w:id="596"/>
    </w:p>
    <w:p w:rsidR="0033077A" w:rsidRDefault="0033077A" w:rsidP="0033077A">
      <w:pPr>
        <w:pStyle w:val="Heading3"/>
      </w:pPr>
      <w:bookmarkStart w:id="597" w:name="_Toc442109119"/>
      <w:r>
        <w:t>Common Layer</w:t>
      </w:r>
      <w:bookmarkEnd w:id="597"/>
    </w:p>
    <w:p w:rsidR="00E047B2" w:rsidRDefault="00E047B2" w:rsidP="00E047B2">
      <w:pPr>
        <w:pStyle w:val="Heading1"/>
      </w:pPr>
      <w:bookmarkStart w:id="598" w:name="_Toc442109120"/>
      <w:r>
        <w:lastRenderedPageBreak/>
        <w:t>Data View</w:t>
      </w:r>
      <w:bookmarkEnd w:id="598"/>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Serm Kulvatunyou" w:date="2016-02-19T15:06:00Z" w:initials="SK4">
    <w:p w:rsidR="0037447F" w:rsidRDefault="0037447F">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rsidR="0037447F" w:rsidRDefault="0037447F">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54" w:author="Kulvatunyou, Boonserm n." w:date="2016-02-19T15:06:00Z" w:initials="KBn">
    <w:p w:rsidR="0037447F" w:rsidRDefault="0037447F">
      <w:pPr>
        <w:pStyle w:val="CommentText"/>
      </w:pPr>
      <w:r>
        <w:rPr>
          <w:rStyle w:val="CommentReference"/>
        </w:rPr>
        <w:annotationRef/>
      </w:r>
      <w:r>
        <w:t xml:space="preserve">The pattern type is used in OAGIS. </w:t>
      </w:r>
    </w:p>
  </w:comment>
  <w:comment w:id="60" w:author="Kulvatunyou, Boonserm n." w:date="2016-02-19T15:06:00Z" w:initials="KBn">
    <w:p w:rsidR="0037447F" w:rsidRDefault="0037447F" w:rsidP="003F7F36">
      <w:pPr>
        <w:pStyle w:val="CommentText"/>
      </w:pPr>
      <w:r>
        <w:rPr>
          <w:rStyle w:val="CommentReference"/>
        </w:rPr>
        <w:annotationRef/>
      </w:r>
      <w:r>
        <w:t>Import this as a code list or create a separate set of tables that behave like code list tables?</w:t>
      </w:r>
    </w:p>
    <w:p w:rsidR="0037447F" w:rsidRDefault="0037447F" w:rsidP="003F7F36">
      <w:pPr>
        <w:pStyle w:val="CommentText"/>
      </w:pPr>
    </w:p>
    <w:p w:rsidR="0037447F" w:rsidRDefault="0037447F" w:rsidP="003F7F36">
      <w:pPr>
        <w:pStyle w:val="CommentText"/>
      </w:pPr>
      <w:r>
        <w:t>Also do we have to deal with ISO20022 folder?</w:t>
      </w:r>
    </w:p>
    <w:p w:rsidR="0037447F" w:rsidRDefault="0037447F" w:rsidP="003F7F36">
      <w:pPr>
        <w:pStyle w:val="CommentText"/>
      </w:pPr>
    </w:p>
    <w:p w:rsidR="0037447F" w:rsidRDefault="0037447F" w:rsidP="003F7F36">
      <w:pPr>
        <w:pStyle w:val="CommentText"/>
      </w:pPr>
      <w:r>
        <w:t>&lt;</w:t>
      </w:r>
      <w:proofErr w:type="spellStart"/>
      <w:r>
        <w:t>serm</w:t>
      </w:r>
      <w:proofErr w:type="spellEnd"/>
      <w:r>
        <w:t xml:space="preserve">&gt;6/24/2014: Per discussion, the </w:t>
      </w:r>
      <w:proofErr w:type="spellStart"/>
      <w:r>
        <w:t>agency_id_list</w:t>
      </w:r>
      <w:proofErr w:type="spellEnd"/>
      <w:r>
        <w:t xml:space="preserve"> and </w:t>
      </w:r>
      <w:proofErr w:type="spellStart"/>
      <w:r>
        <w:t>agency_id_list_value</w:t>
      </w:r>
      <w:proofErr w:type="spellEnd"/>
      <w:r>
        <w:t xml:space="preserve"> is created to handle this.</w:t>
      </w:r>
    </w:p>
    <w:p w:rsidR="0037447F" w:rsidRDefault="0037447F" w:rsidP="003F7F36">
      <w:pPr>
        <w:pStyle w:val="CommentText"/>
      </w:pPr>
    </w:p>
    <w:p w:rsidR="0037447F" w:rsidRDefault="0037447F" w:rsidP="003F7F36">
      <w:pPr>
        <w:pStyle w:val="CommentText"/>
      </w:pPr>
      <w:r>
        <w:t>We do not need to deal with ISO20022 for now.</w:t>
      </w:r>
    </w:p>
    <w:p w:rsidR="0037447F" w:rsidRDefault="0037447F" w:rsidP="003F7F36">
      <w:pPr>
        <w:pStyle w:val="CommentText"/>
      </w:pPr>
      <w:r>
        <w:t>&lt;/</w:t>
      </w:r>
      <w:proofErr w:type="spellStart"/>
      <w:r>
        <w:t>serm</w:t>
      </w:r>
      <w:proofErr w:type="spellEnd"/>
      <w:r>
        <w:t>&gt;</w:t>
      </w:r>
    </w:p>
  </w:comment>
  <w:comment w:id="62" w:author="Kulvatunyou, Boonserm n." w:date="2016-02-19T15:06:00Z" w:initials="KBn">
    <w:p w:rsidR="0037447F" w:rsidRDefault="0037447F"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37447F" w:rsidRDefault="0037447F" w:rsidP="00853246">
      <w:pPr>
        <w:pStyle w:val="CommentText"/>
      </w:pPr>
    </w:p>
    <w:p w:rsidR="0037447F" w:rsidRDefault="0037447F" w:rsidP="00853246">
      <w:pPr>
        <w:pStyle w:val="CommentText"/>
      </w:pPr>
      <w:r>
        <w:t>&lt;</w:t>
      </w:r>
      <w:proofErr w:type="spellStart"/>
      <w:r>
        <w:t>serm</w:t>
      </w:r>
      <w:proofErr w:type="spellEnd"/>
      <w:r>
        <w:t>&gt;4/13/2015: No issue.&lt;/</w:t>
      </w:r>
      <w:proofErr w:type="spellStart"/>
      <w:r>
        <w:t>serm</w:t>
      </w:r>
      <w:proofErr w:type="spellEnd"/>
      <w:r>
        <w:t>&gt;</w:t>
      </w:r>
    </w:p>
    <w:p w:rsidR="0037447F" w:rsidRDefault="0037447F">
      <w:pPr>
        <w:pStyle w:val="CommentText"/>
      </w:pPr>
    </w:p>
  </w:comment>
  <w:comment w:id="63" w:author="Kulvatunyou, Boonserm n." w:date="2016-02-19T15:06:00Z" w:initials="KBn">
    <w:p w:rsidR="0037447F" w:rsidRDefault="0037447F">
      <w:pPr>
        <w:pStyle w:val="CommentText"/>
      </w:pPr>
      <w:r>
        <w:rPr>
          <w:rStyle w:val="CommentReference"/>
        </w:rPr>
        <w:annotationRef/>
      </w:r>
      <w:r>
        <w:t>The “</w:t>
      </w:r>
      <w:proofErr w:type="spellStart"/>
      <w:r>
        <w:t>clm</w:t>
      </w:r>
      <w:proofErr w:type="spellEnd"/>
      <w:r>
        <w:t>” prefix in the name will be hardcoded in the generator.</w:t>
      </w:r>
    </w:p>
  </w:comment>
  <w:comment w:id="67" w:author="Kulvatunyou, Boonserm n." w:date="2016-02-19T15:06:00Z" w:initials="KBn">
    <w:p w:rsidR="0037447F" w:rsidRDefault="0037447F" w:rsidP="00EE18A6">
      <w:pPr>
        <w:pStyle w:val="CommentText"/>
      </w:pPr>
      <w:r>
        <w:rPr>
          <w:rStyle w:val="CommentReference"/>
        </w:rPr>
        <w:annotationRef/>
      </w:r>
      <w:r>
        <w:t>Validate this with OAG people. Whether the /@name could be tokenized or assembled from other fields in some way?</w:t>
      </w:r>
    </w:p>
    <w:p w:rsidR="0037447F" w:rsidRDefault="0037447F" w:rsidP="00EE18A6">
      <w:pPr>
        <w:pStyle w:val="CommentText"/>
      </w:pPr>
    </w:p>
    <w:p w:rsidR="0037447F" w:rsidRDefault="0037447F"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37447F" w:rsidRDefault="0037447F" w:rsidP="00EE18A6">
      <w:pPr>
        <w:pStyle w:val="CommentText"/>
      </w:pPr>
    </w:p>
    <w:p w:rsidR="0037447F" w:rsidRDefault="0037447F" w:rsidP="00EE18A6">
      <w:pPr>
        <w:pStyle w:val="CommentText"/>
      </w:pPr>
      <w:r>
        <w:t>&lt;</w:t>
      </w:r>
      <w:proofErr w:type="spellStart"/>
      <w:r>
        <w:t>serm</w:t>
      </w:r>
      <w:proofErr w:type="spellEnd"/>
      <w:r>
        <w:t>&gt;7/28/2014:Resolved. Above proposal is ok.</w:t>
      </w:r>
    </w:p>
  </w:comment>
  <w:comment w:id="68" w:author="Kulvatunyou, Boonserm n." w:date="2016-02-19T15:06:00Z" w:initials="KBn">
    <w:p w:rsidR="0037447F" w:rsidRDefault="0037447F"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37447F" w:rsidRDefault="0037447F" w:rsidP="00EE18A6">
      <w:pPr>
        <w:pStyle w:val="CommentText"/>
      </w:pPr>
    </w:p>
    <w:p w:rsidR="0037447F" w:rsidRDefault="0037447F" w:rsidP="00EE18A6">
      <w:pPr>
        <w:pStyle w:val="CommentText"/>
      </w:pPr>
      <w:r>
        <w:t>&lt;</w:t>
      </w:r>
      <w:proofErr w:type="spellStart"/>
      <w:r>
        <w:t>serm</w:t>
      </w:r>
      <w:proofErr w:type="spellEnd"/>
      <w:r>
        <w:t>&gt;6/18/2014 – Still need to ask whether we expect several kinds of ID list.</w:t>
      </w:r>
    </w:p>
    <w:p w:rsidR="0037447F" w:rsidRDefault="0037447F" w:rsidP="00EE18A6">
      <w:pPr>
        <w:pStyle w:val="CommentText"/>
      </w:pPr>
      <w:r>
        <w:t>&lt;</w:t>
      </w:r>
      <w:proofErr w:type="spellStart"/>
      <w:r>
        <w:t>serm</w:t>
      </w:r>
      <w:proofErr w:type="spellEnd"/>
      <w:r>
        <w:t>&gt;7/8/2014: resolved.</w:t>
      </w:r>
    </w:p>
  </w:comment>
  <w:comment w:id="69" w:author="Kulvatunyou, Boonserm n." w:date="2016-02-19T15:06:00Z" w:initials="KBn">
    <w:p w:rsidR="0037447F" w:rsidRDefault="0037447F" w:rsidP="00EE18A6">
      <w:pPr>
        <w:pStyle w:val="CommentText"/>
      </w:pPr>
      <w:r>
        <w:rPr>
          <w:rStyle w:val="CommentReference"/>
        </w:rPr>
        <w:annotationRef/>
      </w:r>
    </w:p>
    <w:p w:rsidR="0037447F" w:rsidRDefault="0037447F"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37447F" w:rsidRDefault="0037447F" w:rsidP="00EE18A6">
      <w:pPr>
        <w:pStyle w:val="CommentText"/>
      </w:pPr>
    </w:p>
    <w:p w:rsidR="0037447F" w:rsidRDefault="0037447F"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75" w:author="Kulvatunyou, Boonserm n." w:date="2016-02-19T15:06:00Z" w:initials="KBn">
    <w:p w:rsidR="0037447F" w:rsidRDefault="0037447F">
      <w:pPr>
        <w:pStyle w:val="CommentText"/>
      </w:pPr>
      <w:r>
        <w:rPr>
          <w:rStyle w:val="CommentReference"/>
        </w:rPr>
        <w:annotationRef/>
      </w:r>
      <w:r>
        <w:t>Validate with OAG.</w:t>
      </w:r>
    </w:p>
    <w:p w:rsidR="0037447F" w:rsidRDefault="0037447F">
      <w:pPr>
        <w:pStyle w:val="CommentText"/>
      </w:pPr>
    </w:p>
    <w:p w:rsidR="0037447F" w:rsidRDefault="0037447F">
      <w:pPr>
        <w:pStyle w:val="CommentText"/>
      </w:pPr>
      <w:r>
        <w:t>&lt;</w:t>
      </w:r>
      <w:proofErr w:type="spellStart"/>
      <w:r>
        <w:t>serm</w:t>
      </w:r>
      <w:proofErr w:type="spellEnd"/>
      <w:r>
        <w:t xml:space="preserve">&gt;6/18/2014: Need to iterate this again with OAG. I think Put 1.0 or 10.0 </w:t>
      </w:r>
      <w:proofErr w:type="spellStart"/>
      <w:r>
        <w:t>version_num</w:t>
      </w:r>
      <w:proofErr w:type="spellEnd"/>
      <w:r>
        <w:t xml:space="preserve"> on all entities, i.e., component versioning just started? Currently the default BDT has 1.0 as version nu</w:t>
      </w:r>
      <w:r>
        <w:t>m</w:t>
      </w:r>
      <w:r>
        <w:t>ber.</w:t>
      </w:r>
    </w:p>
    <w:p w:rsidR="0037447F" w:rsidRDefault="0037447F">
      <w:pPr>
        <w:pStyle w:val="CommentText"/>
      </w:pPr>
    </w:p>
    <w:p w:rsidR="0037447F" w:rsidRDefault="0037447F">
      <w:pPr>
        <w:pStyle w:val="CommentText"/>
      </w:pPr>
      <w:r>
        <w:t>&lt;</w:t>
      </w:r>
      <w:proofErr w:type="spellStart"/>
      <w:r>
        <w:t>serm</w:t>
      </w:r>
      <w:proofErr w:type="spellEnd"/>
      <w:r>
        <w:t>&gt;7/6/2014: Resolved in the meeting to start with 1.0 for all components.</w:t>
      </w:r>
    </w:p>
    <w:p w:rsidR="0037447F" w:rsidRDefault="0037447F">
      <w:pPr>
        <w:pStyle w:val="CommentText"/>
      </w:pPr>
      <w:r>
        <w:t>&lt;/</w:t>
      </w:r>
      <w:proofErr w:type="spellStart"/>
      <w:r>
        <w:t>serm</w:t>
      </w:r>
      <w:proofErr w:type="spellEnd"/>
      <w:r>
        <w:t>&gt;</w:t>
      </w:r>
    </w:p>
  </w:comment>
  <w:comment w:id="76" w:author="Kulvatunyou, Boonserm n." w:date="2016-02-19T15:06:00Z" w:initials="KBn">
    <w:p w:rsidR="0037447F" w:rsidRDefault="0037447F">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37447F" w:rsidRDefault="0037447F">
      <w:pPr>
        <w:pStyle w:val="CommentText"/>
      </w:pPr>
    </w:p>
    <w:p w:rsidR="0037447F" w:rsidRDefault="0037447F">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77"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&gt;7/22/2014: R</w:t>
      </w:r>
      <w:r>
        <w:t>e</w:t>
      </w:r>
      <w:r>
        <w:t>viewed this with OAG.</w:t>
      </w:r>
    </w:p>
    <w:p w:rsidR="0037447F" w:rsidRDefault="0037447F">
      <w:pPr>
        <w:pStyle w:val="CommentText"/>
      </w:pPr>
    </w:p>
    <w:p w:rsidR="0037447F" w:rsidRDefault="0037447F">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78" w:author="Serm Kulvatunyou" w:date="2016-02-19T15:06:00Z" w:initials="SK4">
    <w:p w:rsidR="0037447F" w:rsidRDefault="0037447F">
      <w:pPr>
        <w:pStyle w:val="CommentText"/>
      </w:pPr>
      <w:r>
        <w:rPr>
          <w:rStyle w:val="CommentReference"/>
        </w:rPr>
        <w:annotationRef/>
      </w:r>
      <w:r>
        <w:t>Need to update????</w:t>
      </w:r>
    </w:p>
  </w:comment>
  <w:comment w:id="83" w:author="Serm Kulvatunyou" w:date="2016-02-19T17:43:00Z" w:initials="SK4">
    <w:p w:rsidR="002D7142" w:rsidRDefault="002D7142">
      <w:pPr>
        <w:pStyle w:val="CommentText"/>
        <w:rPr>
          <w:rStyle w:val="CodeChar"/>
        </w:rPr>
      </w:pPr>
      <w:r>
        <w:rPr>
          <w:rStyle w:val="CommentReference"/>
        </w:rPr>
        <w:annotationRef/>
      </w:r>
      <w:r>
        <w:t>&lt;</w:t>
      </w:r>
      <w:proofErr w:type="spellStart"/>
      <w:r>
        <w:t>serm</w:t>
      </w:r>
      <w:proofErr w:type="spellEnd"/>
      <w:r>
        <w:t xml:space="preserve">&gt;2/19/2012: This type is based on </w:t>
      </w:r>
      <w:proofErr w:type="spellStart"/>
      <w:r>
        <w:t>NormalizedString</w:t>
      </w:r>
      <w:proofErr w:type="spellEnd"/>
      <w:r>
        <w:t xml:space="preserve">; it has been fixed to be based on </w:t>
      </w:r>
      <w:r w:rsidRPr="002D7142">
        <w:rPr>
          <w:rStyle w:val="CodeChar"/>
        </w:rPr>
        <w:t>CodeType_1E7368</w:t>
      </w:r>
      <w:r>
        <w:rPr>
          <w:rStyle w:val="CodeChar"/>
        </w:rPr>
        <w:t>.</w:t>
      </w:r>
    </w:p>
    <w:p w:rsidR="002D7142" w:rsidRDefault="002D7142" w:rsidP="002D7142"/>
    <w:p w:rsidR="002D7142" w:rsidRDefault="002D7142" w:rsidP="002D7142">
      <w:r>
        <w:t xml:space="preserve">I think all BCCP using </w:t>
      </w:r>
      <w:r w:rsidRPr="002D7142">
        <w:rPr>
          <w:rStyle w:val="CodeChar"/>
        </w:rPr>
        <w:t>CodeType_1E7368</w:t>
      </w:r>
      <w:r>
        <w:t xml:space="preserve">  shall switch to use the </w:t>
      </w:r>
      <w:proofErr w:type="spellStart"/>
      <w:r>
        <w:t>CodeContentType</w:t>
      </w:r>
      <w:proofErr w:type="spellEnd"/>
      <w:r>
        <w:t>.</w:t>
      </w:r>
    </w:p>
    <w:p w:rsidR="004F5647" w:rsidRDefault="004F5647" w:rsidP="002D7142"/>
    <w:p w:rsidR="004F5647" w:rsidRDefault="004F5647" w:rsidP="002D7142">
      <w:r>
        <w:t xml:space="preserve">I still need to come back and look at related sections below to see if everything works with this </w:t>
      </w:r>
      <w:proofErr w:type="spellStart"/>
      <w:r>
        <w:t>CodeContentType</w:t>
      </w:r>
      <w:proofErr w:type="spellEnd"/>
      <w:r>
        <w:t>.</w:t>
      </w:r>
    </w:p>
  </w:comment>
  <w:comment w:id="100"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&gt;7/22/2014: Review this with OAG.</w:t>
      </w:r>
    </w:p>
    <w:p w:rsidR="0037447F" w:rsidRDefault="0037447F">
      <w:pPr>
        <w:pStyle w:val="CommentText"/>
      </w:pPr>
    </w:p>
    <w:p w:rsidR="0037447F" w:rsidRDefault="0037447F">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102" w:author="Kulvatunyou, Boonserm n." w:date="2016-02-19T15:06:00Z" w:initials="KBn">
    <w:p w:rsidR="0037447F" w:rsidRDefault="0037447F">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108" w:author="Kulvatunyou, Boonserm n." w:date="2016-02-19T15:06:00Z" w:initials="KBn">
    <w:p w:rsidR="00EC1EC8" w:rsidRDefault="00EC1EC8" w:rsidP="00EC1EC8">
      <w:pPr>
        <w:pStyle w:val="CommentText"/>
      </w:pPr>
      <w:r>
        <w:rPr>
          <w:rStyle w:val="CommentReference"/>
        </w:rPr>
        <w:annotationRef/>
      </w:r>
      <w:r>
        <w:t>&lt;</w:t>
      </w:r>
      <w:proofErr w:type="spellStart"/>
      <w:r>
        <w:t>serm</w:t>
      </w:r>
      <w:proofErr w:type="spellEnd"/>
      <w:r>
        <w:t>&gt;7/22/2014: Need double check with OAG.</w:t>
      </w:r>
    </w:p>
    <w:p w:rsidR="00EC1EC8" w:rsidRDefault="00EC1EC8" w:rsidP="00EC1EC8">
      <w:pPr>
        <w:pStyle w:val="CommentText"/>
      </w:pPr>
    </w:p>
    <w:p w:rsidR="00EC1EC8" w:rsidRDefault="00EC1EC8" w:rsidP="00EC1EC8">
      <w:pPr>
        <w:pStyle w:val="CommentText"/>
      </w:pPr>
      <w:r>
        <w:t>&lt;</w:t>
      </w:r>
      <w:proofErr w:type="spellStart"/>
      <w:r>
        <w:t>serm</w:t>
      </w:r>
      <w:proofErr w:type="spellEnd"/>
      <w:r>
        <w:t>&gt;7/29/2014: Resolved. Confirmed.</w:t>
      </w:r>
    </w:p>
    <w:p w:rsidR="00EC1EC8" w:rsidRDefault="00EC1EC8" w:rsidP="00EC1EC8">
      <w:pPr>
        <w:pStyle w:val="CommentText"/>
      </w:pPr>
    </w:p>
  </w:comment>
  <w:comment w:id="112" w:author="Serm Kulvatunyou" w:date="2016-02-19T15:06:00Z" w:initials="SK4">
    <w:p w:rsidR="00175BFE" w:rsidRDefault="00175BFE">
      <w:pPr>
        <w:pStyle w:val="CommentText"/>
      </w:pPr>
      <w:r>
        <w:rPr>
          <w:rStyle w:val="CommentReference"/>
        </w:rPr>
        <w:annotationRef/>
      </w:r>
      <w:r>
        <w:t>I’m here checking data</w:t>
      </w:r>
    </w:p>
  </w:comment>
  <w:comment w:id="270" w:author="Serm Kulvatunyou" w:date="2016-02-19T15:06:00Z" w:initials="SK4">
    <w:p w:rsidR="0037447F" w:rsidRDefault="0037447F">
      <w:pPr>
        <w:pStyle w:val="CommentText"/>
      </w:pPr>
      <w:r>
        <w:rPr>
          <w:rStyle w:val="CommentReference"/>
        </w:rPr>
        <w:annotationRef/>
      </w:r>
      <w:proofErr w:type="spellStart"/>
      <w:r>
        <w:t>Serm:Think</w:t>
      </w:r>
      <w:proofErr w:type="spellEnd"/>
      <w:r>
        <w:t>, whether I want to do away with this assumption.</w:t>
      </w:r>
    </w:p>
    <w:p w:rsidR="0037447F" w:rsidRDefault="0037447F">
      <w:pPr>
        <w:pStyle w:val="CommentText"/>
      </w:pPr>
    </w:p>
    <w:p w:rsidR="0037447F" w:rsidRDefault="0037447F">
      <w:pPr>
        <w:pStyle w:val="CommentText"/>
      </w:pPr>
      <w:r>
        <w:t>&lt;</w:t>
      </w:r>
      <w:proofErr w:type="spellStart"/>
      <w:r>
        <w:t>serm</w:t>
      </w:r>
      <w:proofErr w:type="spellEnd"/>
      <w:r>
        <w:t xml:space="preserve">&gt;12/07/2015: I cannot think of a logic for populating the </w:t>
      </w:r>
      <w:proofErr w:type="spellStart"/>
      <w:r>
        <w:t>bdt_pri_restri</w:t>
      </w:r>
      <w:proofErr w:type="spellEnd"/>
      <w:r>
        <w:t>. It seems like the situ</w:t>
      </w:r>
      <w:r>
        <w:t>a</w:t>
      </w:r>
      <w:r>
        <w:t>tion does not warrant for the content in such a base model like the OAGIS Model.</w:t>
      </w:r>
    </w:p>
  </w:comment>
  <w:comment w:id="273" w:author="Serm Kulvatunyou" w:date="2016-02-19T15:06:00Z" w:initials="SK4">
    <w:p w:rsidR="0037447F" w:rsidRDefault="0037447F">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274"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&gt;7/22/2014: Need double check with OAG.</w:t>
      </w:r>
    </w:p>
    <w:p w:rsidR="0037447F" w:rsidRDefault="0037447F">
      <w:pPr>
        <w:pStyle w:val="CommentText"/>
      </w:pPr>
    </w:p>
    <w:p w:rsidR="0037447F" w:rsidRDefault="0037447F">
      <w:pPr>
        <w:pStyle w:val="CommentText"/>
      </w:pPr>
      <w:r>
        <w:t>&lt;</w:t>
      </w:r>
      <w:proofErr w:type="spellStart"/>
      <w:r>
        <w:t>serm</w:t>
      </w:r>
      <w:proofErr w:type="spellEnd"/>
      <w:r>
        <w:t>&gt;7/29/2004: Resolved. Confirmed.</w:t>
      </w:r>
    </w:p>
  </w:comment>
  <w:comment w:id="275" w:author="Kulvatunyou, Boonserm n." w:date="2016-02-19T15:06:00Z" w:initials="KBn">
    <w:p w:rsidR="0037447F" w:rsidRDefault="0037447F">
      <w:pPr>
        <w:pStyle w:val="CommentText"/>
      </w:pPr>
      <w:r>
        <w:rPr>
          <w:rStyle w:val="CommentReference"/>
        </w:rPr>
        <w:annotationRef/>
      </w:r>
    </w:p>
    <w:p w:rsidR="0037447F" w:rsidRDefault="0037447F">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37447F" w:rsidRDefault="0037447F">
      <w:pPr>
        <w:pStyle w:val="CommentText"/>
      </w:pPr>
    </w:p>
    <w:p w:rsidR="0037447F" w:rsidRDefault="0037447F">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276" w:author="Kulvatunyou, Boonserm n." w:date="2016-02-19T15:06:00Z" w:initials="KBn">
    <w:p w:rsidR="0037447F" w:rsidRDefault="0037447F">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37447F" w:rsidRDefault="0037447F">
      <w:pPr>
        <w:pStyle w:val="CommentText"/>
      </w:pPr>
    </w:p>
  </w:comment>
  <w:comment w:id="277"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&gt;7/22/2014: Review this with OAG.</w:t>
      </w:r>
    </w:p>
    <w:p w:rsidR="0037447F" w:rsidRDefault="0037447F">
      <w:pPr>
        <w:pStyle w:val="CommentText"/>
      </w:pPr>
    </w:p>
    <w:p w:rsidR="0037447F" w:rsidRDefault="0037447F">
      <w:pPr>
        <w:pStyle w:val="CommentText"/>
      </w:pPr>
      <w:r>
        <w:t>&lt;</w:t>
      </w:r>
      <w:proofErr w:type="spellStart"/>
      <w:r>
        <w:t>serm</w:t>
      </w:r>
      <w:proofErr w:type="spellEnd"/>
      <w:r>
        <w:t>&gt;7/29/2014: Resolved.</w:t>
      </w:r>
    </w:p>
  </w:comment>
  <w:comment w:id="279" w:author="Serm Kulvatunyou" w:date="2016-02-19T15:06:00Z" w:initials="SK4">
    <w:p w:rsidR="0037447F" w:rsidRDefault="0037447F">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281" w:author="Serm Kulvatunyou" w:date="2016-02-19T15:06:00Z" w:initials="SK4">
    <w:p w:rsidR="0037447F" w:rsidRDefault="0037447F">
      <w:pPr>
        <w:pStyle w:val="CommentText"/>
      </w:pPr>
      <w:r>
        <w:rPr>
          <w:rStyle w:val="CommentReference"/>
        </w:rPr>
        <w:annotationRef/>
      </w:r>
      <w:r>
        <w:t>&lt;</w:t>
      </w:r>
      <w:proofErr w:type="spellStart"/>
      <w:r>
        <w:t>serm</w:t>
      </w:r>
      <w:proofErr w:type="spellEnd"/>
      <w:r>
        <w:t>&gt;12/8/2015: this originally says “Blank for copied over SCs”. I changed to “Inherit from base for copied over SCs.”</w:t>
      </w:r>
    </w:p>
  </w:comment>
  <w:comment w:id="287" w:author="Kulvatunyou, Boonserm n." w:date="2016-02-19T15:06:00Z" w:initials="KBn">
    <w:p w:rsidR="0037447F" w:rsidRDefault="0037447F">
      <w:pPr>
        <w:pStyle w:val="CommentText"/>
      </w:pPr>
      <w:r>
        <w:rPr>
          <w:rStyle w:val="CommentReference"/>
        </w:rPr>
        <w:annotationRef/>
      </w:r>
      <w:r>
        <w:t xml:space="preserve">Or should this be </w:t>
      </w:r>
      <w:proofErr w:type="spellStart"/>
      <w:r>
        <w:t>dt.Data_Type_Term</w:t>
      </w:r>
      <w:proofErr w:type="spellEnd"/>
      <w:r>
        <w:t>.</w:t>
      </w:r>
    </w:p>
    <w:p w:rsidR="0037447F" w:rsidRDefault="0037447F">
      <w:pPr>
        <w:pStyle w:val="CommentText"/>
      </w:pPr>
    </w:p>
    <w:p w:rsidR="0037447F" w:rsidRDefault="0037447F">
      <w:pPr>
        <w:pStyle w:val="CommentText"/>
      </w:pPr>
      <w:r>
        <w:t>&lt;</w:t>
      </w:r>
      <w:proofErr w:type="spellStart"/>
      <w:r>
        <w:t>serm</w:t>
      </w:r>
      <w:proofErr w:type="spellEnd"/>
      <w:r>
        <w:t xml:space="preserve">&gt;7/29/2014: Resolved. Use </w:t>
      </w:r>
      <w:proofErr w:type="spellStart"/>
      <w:r>
        <w:t>Data_Type_Term</w:t>
      </w:r>
      <w:proofErr w:type="spellEnd"/>
    </w:p>
  </w:comment>
  <w:comment w:id="288" w:author="Kulvatunyou, Boonserm n." w:date="2016-02-19T15:06:00Z" w:initials="KBn">
    <w:p w:rsidR="0037447F" w:rsidRDefault="0037447F">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90" w:author="Serm Kulvatunyou" w:date="2016-02-19T15:06:00Z" w:initials="SK4">
    <w:p w:rsidR="0037447F" w:rsidRDefault="0037447F">
      <w:pPr>
        <w:pStyle w:val="CommentText"/>
      </w:pPr>
      <w:r>
        <w:rPr>
          <w:rStyle w:val="CommentReference"/>
        </w:rPr>
        <w:annotationRef/>
      </w:r>
      <w:r>
        <w:t>Need to come back here and think about the GUID issue.</w:t>
      </w:r>
    </w:p>
  </w:comment>
  <w:comment w:id="293" w:author="Kulvatunyou, Boonserm n." w:date="2016-02-19T15:06:00Z" w:initials="KBn">
    <w:p w:rsidR="0037447F" w:rsidRDefault="0037447F">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299"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37447F" w:rsidRDefault="0037447F">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37447F" w:rsidRDefault="0037447F">
      <w:pPr>
        <w:pStyle w:val="CommentText"/>
      </w:pPr>
    </w:p>
    <w:p w:rsidR="0037447F" w:rsidRDefault="0037447F">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37447F" w:rsidRDefault="0037447F">
      <w:pPr>
        <w:pStyle w:val="CommentText"/>
      </w:pPr>
      <w:r>
        <w:t>&lt;/</w:t>
      </w:r>
      <w:proofErr w:type="spellStart"/>
      <w:r>
        <w:t>serm</w:t>
      </w:r>
      <w:proofErr w:type="spellEnd"/>
      <w:r>
        <w:t>&gt;</w:t>
      </w:r>
    </w:p>
    <w:p w:rsidR="0037447F" w:rsidRDefault="0037447F">
      <w:pPr>
        <w:pStyle w:val="CommentText"/>
      </w:pPr>
    </w:p>
  </w:comment>
  <w:comment w:id="304" w:author="Kulvatunyou, Boonserm n." w:date="2016-02-19T15:06:00Z" w:initials="KBn">
    <w:p w:rsidR="0037447F" w:rsidRDefault="0037447F">
      <w:pPr>
        <w:pStyle w:val="CommentText"/>
      </w:pPr>
      <w:r>
        <w:rPr>
          <w:rStyle w:val="CommentReference"/>
        </w:rPr>
        <w:annotationRef/>
      </w:r>
      <w:r>
        <w:t>&lt;</w:t>
      </w:r>
      <w:proofErr w:type="spellStart"/>
      <w:r>
        <w:t>serm</w:t>
      </w:r>
      <w:proofErr w:type="spellEnd"/>
      <w:r>
        <w:t xml:space="preserve">&gt;08/08/2014: Or use the same as the BCC? Check with OAG. </w:t>
      </w:r>
    </w:p>
    <w:p w:rsidR="0037447F" w:rsidRDefault="0037447F">
      <w:pPr>
        <w:pStyle w:val="CommentText"/>
      </w:pPr>
    </w:p>
    <w:p w:rsidR="0037447F" w:rsidRDefault="0037447F">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306" w:author="Serm Kulvatunyou" w:date="2016-02-19T15:06:00Z" w:initials="SK4">
    <w:p w:rsidR="0037447F" w:rsidRDefault="0037447F">
      <w:pPr>
        <w:pStyle w:val="CommentText"/>
      </w:pPr>
      <w:r>
        <w:rPr>
          <w:rStyle w:val="CommentReference"/>
        </w:rPr>
        <w:annotationRef/>
      </w:r>
      <w:r>
        <w:t>What is this? I think I don’t need this anymore.</w:t>
      </w:r>
    </w:p>
  </w:comment>
  <w:comment w:id="333" w:author="Serm Kulvatunyou" w:date="2016-02-19T15:06:00Z" w:initials="SK4">
    <w:p w:rsidR="0037447F" w:rsidRDefault="0037447F" w:rsidP="00D362D0">
      <w:pPr>
        <w:pStyle w:val="CommentText"/>
      </w:pPr>
      <w:r>
        <w:rPr>
          <w:rStyle w:val="CommentReference"/>
        </w:rPr>
        <w:annotationRef/>
      </w:r>
      <w:r>
        <w:t>How do we want to handle group.</w:t>
      </w:r>
    </w:p>
    <w:p w:rsidR="0037447F" w:rsidRDefault="0037447F" w:rsidP="00D362D0">
      <w:pPr>
        <w:pStyle w:val="CommentText"/>
      </w:pPr>
    </w:p>
    <w:p w:rsidR="0037447F" w:rsidRDefault="0037447F"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334" w:author="Serm Kulvatunyou" w:date="2016-02-19T15:06:00Z" w:initials="SK4">
    <w:p w:rsidR="0037447F" w:rsidRDefault="0037447F" w:rsidP="00FB19E4">
      <w:pPr>
        <w:pStyle w:val="CommentText"/>
      </w:pPr>
      <w:r>
        <w:rPr>
          <w:rStyle w:val="CommentReference"/>
        </w:rPr>
        <w:annotationRef/>
      </w:r>
      <w:r>
        <w:t>I’m thinking BIE objects should hold references to top-level BIE object for efficiency in the code. This is up to Yunsu.</w:t>
      </w:r>
    </w:p>
  </w:comment>
  <w:comment w:id="342" w:author="Serm Kulvatunyou" w:date="2016-02-19T15:06:00Z" w:initials="SK4">
    <w:p w:rsidR="0037447F" w:rsidRDefault="0037447F">
      <w:pPr>
        <w:pStyle w:val="CommentText"/>
      </w:pPr>
      <w:r>
        <w:rPr>
          <w:rStyle w:val="CommentReference"/>
        </w:rPr>
        <w:annotationRef/>
      </w:r>
      <w:r>
        <w:t>Talk more with Yunsu about this.</w:t>
      </w:r>
    </w:p>
  </w:comment>
  <w:comment w:id="369" w:author="Serm Kulvatunyou" w:date="2016-02-19T15:06:00Z" w:initials="SK4">
    <w:p w:rsidR="0037447F" w:rsidRDefault="0037447F">
      <w:pPr>
        <w:pStyle w:val="CommentText"/>
      </w:pPr>
      <w:r>
        <w:rPr>
          <w:rStyle w:val="CommentReference"/>
        </w:rPr>
        <w:annotationRef/>
      </w:r>
      <w:r>
        <w:t xml:space="preserve">Still not sure if the ASCC and BCC have to have a State column because it is tied to the ACC owner. </w:t>
      </w:r>
    </w:p>
    <w:p w:rsidR="0037447F" w:rsidRDefault="0037447F">
      <w:pPr>
        <w:pStyle w:val="CommentText"/>
      </w:pPr>
    </w:p>
    <w:p w:rsidR="0037447F" w:rsidRDefault="0037447F">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37447F" w:rsidRDefault="0037447F">
      <w:pPr>
        <w:pStyle w:val="CommentText"/>
      </w:pPr>
    </w:p>
    <w:p w:rsidR="0037447F" w:rsidRDefault="0037447F">
      <w:pPr>
        <w:pStyle w:val="CommentText"/>
      </w:pPr>
      <w:r>
        <w:t>I decided to still create a history record for all the associations right away because it is easier for the logic when deleting or inserting an association. Plus all the associations are part of  the ACC UoC.</w:t>
      </w:r>
    </w:p>
  </w:comment>
  <w:comment w:id="380" w:author="Serm Kulvatunyou" w:date="2016-02-19T15:06:00Z" w:initials="SK4">
    <w:p w:rsidR="0037447F" w:rsidRDefault="0037447F">
      <w:pPr>
        <w:pStyle w:val="CommentText"/>
      </w:pPr>
      <w:r>
        <w:rPr>
          <w:rStyle w:val="CommentReference"/>
        </w:rPr>
        <w:annotationRef/>
      </w:r>
      <w:r>
        <w:t>Misspell in the table.</w:t>
      </w:r>
    </w:p>
  </w:comment>
  <w:comment w:id="417" w:author="Serm Kulvatunyou" w:date="2016-02-19T15:06:00Z" w:initials="SK4">
    <w:p w:rsidR="0037447F" w:rsidRDefault="0037447F">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434" w:author="Serm Kulvatunyou" w:date="2016-02-19T15:06:00Z" w:initials="SK4">
    <w:p w:rsidR="0037447F" w:rsidRDefault="0037447F">
      <w:pPr>
        <w:pStyle w:val="CommentText"/>
      </w:pPr>
      <w:r>
        <w:rPr>
          <w:rStyle w:val="CommentReference"/>
        </w:rPr>
        <w:annotationRef/>
      </w:r>
      <w:r>
        <w:t>Will come back and deal with annotation later.</w:t>
      </w:r>
    </w:p>
  </w:comment>
  <w:comment w:id="452" w:author="Serm Kulvatunyou" w:date="2016-02-19T15:06:00Z" w:initials="SK4">
    <w:p w:rsidR="0037447F" w:rsidRDefault="0037447F">
      <w:pPr>
        <w:pStyle w:val="CommentText"/>
      </w:pPr>
      <w:r>
        <w:rPr>
          <w:rStyle w:val="CommentReference"/>
        </w:rPr>
        <w:annotationRef/>
      </w:r>
      <w:r>
        <w:t>Note that in this case, the code list simple type is directly used rather than creating a complex type with no attribute, is this okay?</w:t>
      </w:r>
    </w:p>
  </w:comment>
  <w:comment w:id="463" w:author="Serm Kulvatunyou" w:date="2016-02-19T15:06:00Z" w:initials="SK4">
    <w:p w:rsidR="0037447F" w:rsidRDefault="0037447F">
      <w:pPr>
        <w:pStyle w:val="CommentText"/>
      </w:pPr>
      <w:r>
        <w:rPr>
          <w:rStyle w:val="CommentReference"/>
        </w:rPr>
        <w:annotationRef/>
      </w:r>
      <w:r>
        <w:t>Make it simpler?</w:t>
      </w:r>
    </w:p>
  </w:comment>
  <w:comment w:id="479" w:author="Serm Kulvatunyou" w:date="2016-02-19T15:06:00Z" w:initials="SK4">
    <w:p w:rsidR="0037447F" w:rsidRDefault="0037447F">
      <w:pPr>
        <w:pStyle w:val="CommentText"/>
      </w:pPr>
      <w:r>
        <w:rPr>
          <w:rStyle w:val="CommentReference"/>
        </w:rPr>
        <w:annotationRef/>
      </w:r>
      <w:proofErr w:type="spellStart"/>
      <w:r>
        <w:t>Furture</w:t>
      </w:r>
      <w:proofErr w:type="spellEnd"/>
      <w:r>
        <w:t xml:space="preserve"> feature</w:t>
      </w:r>
    </w:p>
  </w:comment>
  <w:comment w:id="481" w:author="Serm Kulvatunyou" w:date="2016-02-19T15:06:00Z" w:initials="SK4">
    <w:p w:rsidR="0037447F" w:rsidRDefault="0037447F">
      <w:pPr>
        <w:pStyle w:val="CommentText"/>
      </w:pPr>
      <w:r>
        <w:rPr>
          <w:rStyle w:val="CommentReference"/>
        </w:rPr>
        <w:annotationRef/>
      </w:r>
      <w:r>
        <w:t>&lt;</w:t>
      </w:r>
      <w:proofErr w:type="spellStart"/>
      <w:r>
        <w:t>Serm</w:t>
      </w:r>
      <w:proofErr w:type="spellEnd"/>
      <w:r>
        <w:t>&gt;12/11/2015: Should this be allowed?</w:t>
      </w:r>
    </w:p>
  </w:comment>
  <w:comment w:id="482" w:author="Serm Kulvatunyou" w:date="2016-02-19T15:06:00Z" w:initials="SK4">
    <w:p w:rsidR="0037447F" w:rsidRDefault="0037447F">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487" w:author="Serm Kulvatunyou" w:date="2016-02-19T15:06:00Z" w:initials="SK4">
    <w:p w:rsidR="0037447F" w:rsidRDefault="0037447F">
      <w:pPr>
        <w:pStyle w:val="CommentText"/>
      </w:pPr>
      <w:r>
        <w:rPr>
          <w:rStyle w:val="CommentReference"/>
        </w:rPr>
        <w:annotationRef/>
      </w:r>
      <w:r>
        <w:t>Data type use cases are to be added later.</w:t>
      </w:r>
    </w:p>
  </w:comment>
  <w:comment w:id="505" w:author="Serm Kulvatunyou" w:date="2016-02-19T15:06:00Z" w:initials="SK4">
    <w:p w:rsidR="0037447F" w:rsidRDefault="0037447F">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37447F" w:rsidRDefault="0037447F">
      <w:pPr>
        <w:pStyle w:val="CommentText"/>
      </w:pPr>
    </w:p>
    <w:p w:rsidR="0037447F" w:rsidRDefault="0037447F">
      <w:pPr>
        <w:pStyle w:val="CommentText"/>
      </w:pPr>
      <w:proofErr w:type="spellStart"/>
      <w:r>
        <w:t>Serm</w:t>
      </w:r>
      <w:proofErr w:type="spellEnd"/>
      <w:r>
        <w:t>: 2016/01/12: I think we will need a column like a Transaction Set ID  to handle undo.</w:t>
      </w:r>
    </w:p>
  </w:comment>
  <w:comment w:id="511" w:author="Serm Kulvatunyou" w:date="2016-02-19T15:06:00Z" w:initials="SK4">
    <w:p w:rsidR="0037447F" w:rsidRDefault="0037447F">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15" w:author="Serm Kulvatunyou" w:date="2016-02-19T15:06:00Z" w:initials="SK4">
    <w:p w:rsidR="0037447F" w:rsidRDefault="0037447F">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522" w:author="Serm Kulvatunyou" w:date="2016-02-19T15:06:00Z" w:initials="SK4">
    <w:p w:rsidR="0037447F" w:rsidRDefault="0037447F">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24" w:author="Serm Kulvatunyou" w:date="2016-02-19T15:06:00Z" w:initials="SK4">
    <w:p w:rsidR="0037447F" w:rsidRDefault="0037447F">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27" w:author="Serm Kulvatunyou" w:date="2016-02-19T15:06:00Z" w:initials="SK4">
    <w:p w:rsidR="0037447F" w:rsidRDefault="0037447F">
      <w:pPr>
        <w:pStyle w:val="CommentText"/>
      </w:pPr>
      <w:r>
        <w:rPr>
          <w:rStyle w:val="CommentReference"/>
        </w:rPr>
        <w:annotationRef/>
      </w:r>
      <w:r>
        <w:t xml:space="preserve">Serm:2016/01/13: </w:t>
      </w:r>
    </w:p>
    <w:p w:rsidR="0037447F" w:rsidRDefault="0037447F">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37447F" w:rsidRDefault="0037447F">
      <w:pPr>
        <w:pStyle w:val="CommentText"/>
      </w:pPr>
    </w:p>
    <w:p w:rsidR="0037447F" w:rsidRDefault="0037447F">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37447F" w:rsidRDefault="0037447F">
      <w:pPr>
        <w:pStyle w:val="CommentText"/>
      </w:pPr>
    </w:p>
  </w:comment>
  <w:comment w:id="533" w:author="Serm Kulvatunyou" w:date="2016-02-19T15:06:00Z" w:initials="SK4">
    <w:p w:rsidR="0037447F" w:rsidRDefault="0037447F">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550" w:author="Serm Kulvatunyou" w:date="2016-02-19T15:06:00Z" w:initials="SK4">
    <w:p w:rsidR="0037447F" w:rsidRDefault="0037447F">
      <w:pPr>
        <w:pStyle w:val="CommentText"/>
      </w:pPr>
      <w:r>
        <w:rPr>
          <w:rStyle w:val="CommentReference"/>
        </w:rPr>
        <w:annotationRef/>
      </w:r>
      <w:r>
        <w:t>We are here in the WG</w:t>
      </w:r>
    </w:p>
  </w:comment>
  <w:comment w:id="552" w:author="Serm Kulvatunyou" w:date="2016-02-19T15:06:00Z" w:initials="SK4">
    <w:p w:rsidR="0037447F" w:rsidRDefault="0037447F">
      <w:pPr>
        <w:pStyle w:val="CommentText"/>
      </w:pPr>
      <w:proofErr w:type="spellStart"/>
      <w:r>
        <w:t>Serm</w:t>
      </w:r>
      <w:proofErr w:type="spellEnd"/>
      <w:r>
        <w:t xml:space="preserve">: </w:t>
      </w:r>
      <w:r>
        <w:rPr>
          <w:rStyle w:val="CommentReference"/>
        </w:rPr>
        <w:annotationRef/>
      </w:r>
      <w:r>
        <w:t xml:space="preserve">Note that namespace of the BDT (and ACC in previous sections)  may exist only at the Release level. </w:t>
      </w:r>
    </w:p>
  </w:comment>
  <w:comment w:id="568" w:author="Serm Kulvatunyou" w:date="2016-02-19T15:06:00Z" w:initials="SK4">
    <w:p w:rsidR="00EB10A1" w:rsidRDefault="00EB10A1">
      <w:pPr>
        <w:pStyle w:val="CommentText"/>
      </w:pPr>
      <w:r>
        <w:rPr>
          <w:rStyle w:val="CommentReference"/>
        </w:rPr>
        <w:annotationRef/>
      </w:r>
      <w:r>
        <w:t xml:space="preserve">2016/02/13: </w:t>
      </w:r>
      <w:proofErr w:type="spellStart"/>
      <w:r>
        <w:t>Serm</w:t>
      </w:r>
      <w:proofErr w:type="spellEnd"/>
      <w:r>
        <w:t>: In the future we may add the capability to notify previous owners or subscribers.</w:t>
      </w:r>
    </w:p>
  </w:comment>
  <w:comment w:id="570" w:author="Serm Kulvatunyou" w:date="2016-02-19T15:06:00Z" w:initials="SK4">
    <w:p w:rsidR="00EB10A1" w:rsidRDefault="00EB10A1">
      <w:pPr>
        <w:pStyle w:val="CommentText"/>
      </w:pPr>
      <w:r>
        <w:rPr>
          <w:rStyle w:val="CommentReference"/>
        </w:rPr>
        <w:annotationRef/>
      </w:r>
      <w:r>
        <w:t xml:space="preserve">2016/02/13: </w:t>
      </w:r>
      <w:proofErr w:type="spellStart"/>
      <w:r>
        <w:t>Serm</w:t>
      </w:r>
      <w:proofErr w:type="spellEnd"/>
      <w:r>
        <w:t>: I should give an example here.</w:t>
      </w:r>
    </w:p>
  </w:comment>
  <w:comment w:id="575" w:author="Serm Kulvatunyou" w:date="2016-02-19T15:06:00Z" w:initials="SK4">
    <w:p w:rsidR="0037447F" w:rsidRDefault="0037447F">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A32" w:rsidRDefault="006A7A32" w:rsidP="000A2634">
      <w:r>
        <w:separator/>
      </w:r>
    </w:p>
  </w:endnote>
  <w:endnote w:type="continuationSeparator" w:id="0">
    <w:p w:rsidR="006A7A32" w:rsidRDefault="006A7A32"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serif"/>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altName w:val="Times New Roman"/>
    <w:panose1 w:val="02020603050405020304"/>
    <w:charset w:val="00"/>
    <w:family w:val="roman"/>
    <w:pitch w:val="variable"/>
    <w:sig w:usb0="81000003" w:usb1="00000000" w:usb2="00000000" w:usb3="00000000" w:csb0="00010001" w:csb1="00000000"/>
  </w:font>
  <w:font w:name="Cambria">
    <w:altName w:val="Times New Roman"/>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A32" w:rsidRDefault="006A7A32" w:rsidP="000A2634">
      <w:r>
        <w:separator/>
      </w:r>
    </w:p>
  </w:footnote>
  <w:footnote w:type="continuationSeparator" w:id="0">
    <w:p w:rsidR="006A7A32" w:rsidRDefault="006A7A32"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4472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816F4"/>
    <w:rsid w:val="00182170"/>
    <w:rsid w:val="0018282C"/>
    <w:rsid w:val="00182CD0"/>
    <w:rsid w:val="00182E51"/>
    <w:rsid w:val="0018368E"/>
    <w:rsid w:val="00184440"/>
    <w:rsid w:val="00184D2C"/>
    <w:rsid w:val="001858C8"/>
    <w:rsid w:val="00185992"/>
    <w:rsid w:val="001873AD"/>
    <w:rsid w:val="001904AE"/>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A91"/>
    <w:rsid w:val="002D3D4B"/>
    <w:rsid w:val="002D46DA"/>
    <w:rsid w:val="002D5407"/>
    <w:rsid w:val="002D5E53"/>
    <w:rsid w:val="002D7142"/>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AB7"/>
    <w:rsid w:val="00354B4B"/>
    <w:rsid w:val="003550A8"/>
    <w:rsid w:val="00356CE0"/>
    <w:rsid w:val="003577BC"/>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7CC7"/>
    <w:rsid w:val="003F06EF"/>
    <w:rsid w:val="003F08A0"/>
    <w:rsid w:val="003F1E02"/>
    <w:rsid w:val="003F21B9"/>
    <w:rsid w:val="003F2BA1"/>
    <w:rsid w:val="003F4691"/>
    <w:rsid w:val="003F6DF5"/>
    <w:rsid w:val="003F7F36"/>
    <w:rsid w:val="00401A07"/>
    <w:rsid w:val="00402CA1"/>
    <w:rsid w:val="004045CA"/>
    <w:rsid w:val="0040489C"/>
    <w:rsid w:val="00405DED"/>
    <w:rsid w:val="00405DFB"/>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A12"/>
    <w:rsid w:val="00456CEC"/>
    <w:rsid w:val="0045772E"/>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675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3A09"/>
    <w:rsid w:val="00515891"/>
    <w:rsid w:val="00515F5F"/>
    <w:rsid w:val="00517252"/>
    <w:rsid w:val="00521D18"/>
    <w:rsid w:val="00522491"/>
    <w:rsid w:val="00522FB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7676"/>
    <w:rsid w:val="006F1463"/>
    <w:rsid w:val="006F21BA"/>
    <w:rsid w:val="006F21E0"/>
    <w:rsid w:val="006F2D31"/>
    <w:rsid w:val="006F3CCD"/>
    <w:rsid w:val="006F4209"/>
    <w:rsid w:val="006F4A24"/>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F9C"/>
    <w:rsid w:val="007C39AA"/>
    <w:rsid w:val="007C43E7"/>
    <w:rsid w:val="007C600E"/>
    <w:rsid w:val="007D0B1B"/>
    <w:rsid w:val="007D0FF8"/>
    <w:rsid w:val="007D169A"/>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82"/>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3D35"/>
    <w:rsid w:val="00A55B32"/>
    <w:rsid w:val="00A55CFF"/>
    <w:rsid w:val="00A5622F"/>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C50"/>
    <w:rsid w:val="00B56215"/>
    <w:rsid w:val="00B56263"/>
    <w:rsid w:val="00B56B81"/>
    <w:rsid w:val="00B56FBA"/>
    <w:rsid w:val="00B57453"/>
    <w:rsid w:val="00B57D12"/>
    <w:rsid w:val="00B6028A"/>
    <w:rsid w:val="00B60EBE"/>
    <w:rsid w:val="00B62618"/>
    <w:rsid w:val="00B63935"/>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E4F"/>
    <w:rsid w:val="00BD5F4A"/>
    <w:rsid w:val="00BD6A86"/>
    <w:rsid w:val="00BD78A3"/>
    <w:rsid w:val="00BD7FF7"/>
    <w:rsid w:val="00BE21D3"/>
    <w:rsid w:val="00BE4347"/>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22AB"/>
    <w:rsid w:val="00C8390B"/>
    <w:rsid w:val="00C840A8"/>
    <w:rsid w:val="00C8500A"/>
    <w:rsid w:val="00C85787"/>
    <w:rsid w:val="00C85DEC"/>
    <w:rsid w:val="00C8725B"/>
    <w:rsid w:val="00C879D6"/>
    <w:rsid w:val="00C903AD"/>
    <w:rsid w:val="00C924C3"/>
    <w:rsid w:val="00C9272C"/>
    <w:rsid w:val="00C9425B"/>
    <w:rsid w:val="00C9519C"/>
    <w:rsid w:val="00C964E4"/>
    <w:rsid w:val="00C96AD7"/>
    <w:rsid w:val="00CA129F"/>
    <w:rsid w:val="00CA2F1C"/>
    <w:rsid w:val="00CA2FF1"/>
    <w:rsid w:val="00CA32BC"/>
    <w:rsid w:val="00CA4A9D"/>
    <w:rsid w:val="00CA660A"/>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A19F4"/>
    <w:rsid w:val="00DA1AFF"/>
    <w:rsid w:val="00DA252D"/>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C4B"/>
    <w:rsid w:val="00DE28EF"/>
    <w:rsid w:val="00DE2EBB"/>
    <w:rsid w:val="00DE2F88"/>
    <w:rsid w:val="00DE2FED"/>
    <w:rsid w:val="00DE5F0E"/>
    <w:rsid w:val="00DF0001"/>
    <w:rsid w:val="00DF1B98"/>
    <w:rsid w:val="00DF2250"/>
    <w:rsid w:val="00DF26EC"/>
    <w:rsid w:val="00DF321C"/>
    <w:rsid w:val="00DF3660"/>
    <w:rsid w:val="00DF37F9"/>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32A6"/>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23CD"/>
    <w:rsid w:val="00F3558D"/>
    <w:rsid w:val="00F35593"/>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BBD11-5146-4C22-9BEA-32EE11B9E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13814</TotalTime>
  <Pages>104</Pages>
  <Words>33498</Words>
  <Characters>190941</Characters>
  <Application>Microsoft Office Word</Application>
  <DocSecurity>0</DocSecurity>
  <Lines>1591</Lines>
  <Paragraphs>447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223992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11</cp:revision>
  <dcterms:created xsi:type="dcterms:W3CDTF">2016-02-08T20:12:00Z</dcterms:created>
  <dcterms:modified xsi:type="dcterms:W3CDTF">2016-02-19T23:08:00Z</dcterms:modified>
</cp:coreProperties>
</file>